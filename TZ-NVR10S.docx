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6C655">
      <w:pPr>
        <w:pStyle w:val="41"/>
        <w:jc w:val="left"/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bookmarkStart w:id="0" w:name="_GoBack"/>
      <w:r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TZ-NVR10S</w:t>
      </w:r>
    </w:p>
    <w:bookmarkEnd w:id="0"/>
    <w:p w14:paraId="250081FF">
      <w:pPr>
        <w:pStyle w:val="41"/>
        <w:rPr>
          <w:rFonts w:hint="default" w:ascii="Arial" w:hAnsi="Arial" w:cs="Arial"/>
        </w:rPr>
      </w:pPr>
      <w:r>
        <w:drawing>
          <wp:inline distT="0" distB="0" distL="114300" distR="114300">
            <wp:extent cx="2562225" cy="2333625"/>
            <wp:effectExtent l="0" t="0" r="9525" b="952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637D2">
      <w:pPr>
        <w:jc w:val="left"/>
        <w:rPr>
          <w:rFonts w:hint="default" w:ascii="Arial" w:hAnsi="Arial" w:cs="Arial"/>
          <w:sz w:val="6"/>
          <w:szCs w:val="6"/>
        </w:rPr>
      </w:pPr>
      <w:r>
        <w:rPr>
          <w:rFonts w:hint="default" w:ascii="Arial" w:hAnsi="Arial" w:eastAsia="Source Sans Pro" w:cs="Arial"/>
          <w:sz w:val="8"/>
          <w:szCs w:val="8"/>
        </w:rPr>
        <w:t xml:space="preserve">      </w:t>
      </w:r>
    </w:p>
    <w:p w14:paraId="0143E629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Features</w:t>
      </w:r>
    </w:p>
    <w:p w14:paraId="4935F532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5-megapixel resolution for crystal-clear HD visuals</w:t>
      </w:r>
    </w:p>
    <w:p w14:paraId="2C67B343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H.265+ high compression ratio reduces storage space and transmission bandwidth</w:t>
      </w:r>
    </w:p>
    <w:p w14:paraId="72C07911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Built-in speaker delivers intelligent voice announcements and alerts</w:t>
      </w:r>
    </w:p>
    <w:p w14:paraId="51DB92F2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Integrated wireless connectivity frees you from cable constraints</w:t>
      </w:r>
    </w:p>
    <w:p w14:paraId="51F0B312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multiple storage options: SD card, hard drive, or cloud storage</w:t>
      </w:r>
    </w:p>
    <w:p w14:paraId="340A844E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Built-in security-grade Wi-Fi module for stable signal and strong anti-interference capabilit</w:t>
      </w:r>
    </w:p>
    <w:p w14:paraId="170A2375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High-sensitivity microphone integrated into IPC for synchronized audio-visual capture</w:t>
      </w:r>
    </w:p>
    <w:p w14:paraId="00BF9A1F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Motion detection with real-time push notifications and audio alerts</w:t>
      </w:r>
    </w:p>
    <w:p w14:paraId="0BF4E339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Multi-channel remote monitoring via mobile/PC clients for anytime, anywhere access</w:t>
      </w:r>
    </w:p>
    <w:p w14:paraId="0FDCE5C7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IP66 waterproof rating, weatherproof against rain and wind</w:t>
      </w:r>
    </w:p>
    <w:p w14:paraId="3420C98C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Horizontal 355°, vertical 90° pan range</w:t>
      </w:r>
    </w:p>
    <w:p w14:paraId="6A461269">
      <w:pPr>
        <w:pStyle w:val="3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jc w:val="left"/>
        <w:textAlignment w:val="auto"/>
        <w:rPr>
          <w:rFonts w:hint="default" w:ascii="Arial" w:hAnsi="Arial" w:cs="Arial"/>
        </w:rPr>
      </w:pPr>
    </w:p>
    <w:p w14:paraId="0894E724">
      <w:pPr>
        <w:pStyle w:val="3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jc w:val="left"/>
        <w:textAlignment w:val="auto"/>
        <w:rPr>
          <w:rFonts w:hint="default" w:ascii="Arial" w:hAnsi="Arial" w:cs="Arial"/>
        </w:rPr>
      </w:pPr>
    </w:p>
    <w:p w14:paraId="19A1C0C1">
      <w:pPr>
        <w:pStyle w:val="38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jc w:val="left"/>
        <w:textAlignment w:val="auto"/>
        <w:rPr>
          <w:rFonts w:hint="default" w:ascii="Arial" w:hAnsi="Arial" w:cs="Arial"/>
        </w:rPr>
      </w:pPr>
    </w:p>
    <w:p w14:paraId="739DEDC8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Specifications</w:t>
      </w:r>
    </w:p>
    <w:tbl>
      <w:tblPr>
        <w:tblStyle w:val="57"/>
        <w:tblW w:w="10221" w:type="dxa"/>
        <w:jc w:val="center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7385"/>
      </w:tblGrid>
      <w:tr w14:paraId="7665EF4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67D90A46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</w:rPr>
              <w:t>Module</w:t>
            </w:r>
          </w:p>
        </w:tc>
      </w:tr>
      <w:tr w14:paraId="2183D18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shd w:val="clear" w:color="auto" w:fill="C6D9F0" w:themeFill="text2" w:themeFillTint="33"/>
            <w:vAlign w:val="center"/>
          </w:tcPr>
          <w:p w14:paraId="7226F1A0">
            <w:pPr>
              <w:jc w:val="left"/>
              <w:rPr>
                <w:rFonts w:hint="default" w:ascii="Arial" w:hAnsi="Arial" w:eastAsia="Source Sans Pro" w:cs="Arial"/>
                <w:color w:val="0070C0"/>
              </w:rPr>
            </w:pPr>
            <w:r>
              <w:rPr>
                <w:rFonts w:hint="default" w:ascii="Arial" w:hAnsi="Arial" w:eastAsia="Source Sans Pro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</w:t>
            </w:r>
          </w:p>
        </w:tc>
        <w:tc>
          <w:tcPr>
            <w:tcW w:w="7385" w:type="dxa"/>
            <w:shd w:val="clear" w:color="auto" w:fill="C6D9F0" w:themeFill="text2" w:themeFillTint="33"/>
            <w:vAlign w:val="center"/>
          </w:tcPr>
          <w:p w14:paraId="5B1075CB">
            <w:pPr>
              <w:jc w:val="left"/>
              <w:rPr>
                <w:rFonts w:hint="default" w:ascii="Arial" w:hAnsi="Arial" w:eastAsia="宋体" w:cs="Arial"/>
                <w:color w:val="0070C0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auto"/>
                <w:lang w:val="en-US" w:eastAsia="zh-CN"/>
              </w:rPr>
              <w:t>TZ-NVR10S</w:t>
            </w:r>
          </w:p>
        </w:tc>
      </w:tr>
      <w:tr w14:paraId="3C593F2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7ECE90F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</w:rPr>
              <w:t>Video/Audio Input</w:t>
            </w:r>
          </w:p>
        </w:tc>
      </w:tr>
      <w:tr w14:paraId="0CB0AE9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E8A45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IP Video Input</w:t>
            </w:r>
          </w:p>
        </w:tc>
        <w:tc>
          <w:tcPr>
            <w:tcW w:w="7385" w:type="dxa"/>
            <w:vAlign w:val="center"/>
          </w:tcPr>
          <w:p w14:paraId="2B0C29EA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8 channels</w:t>
            </w:r>
          </w:p>
        </w:tc>
      </w:tr>
      <w:tr w14:paraId="4666289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B3D2A37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Video/Audio Output</w:t>
            </w:r>
          </w:p>
        </w:tc>
      </w:tr>
      <w:tr w14:paraId="7B82B8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12642EC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HDMI Output</w:t>
            </w:r>
          </w:p>
        </w:tc>
        <w:tc>
          <w:tcPr>
            <w:tcW w:w="7385" w:type="dxa"/>
            <w:vAlign w:val="center"/>
          </w:tcPr>
          <w:p w14:paraId="63E24BCC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1 channel</w:t>
            </w:r>
            <w:r>
              <w:rPr>
                <w:rFonts w:hint="eastAsia"/>
                <w:lang w:eastAsia="zh-CN"/>
              </w:rPr>
              <w:t>；</w:t>
            </w:r>
          </w:p>
          <w:p w14:paraId="3721A188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Resolution: 1024x768, 1280x1024, 1366x768, 1440x900, 1920x1080, supports audio output</w:t>
            </w:r>
          </w:p>
        </w:tc>
      </w:tr>
      <w:tr w14:paraId="0503B0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0FBA5E5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 xml:space="preserve">Recording Resolution </w:t>
            </w:r>
          </w:p>
        </w:tc>
        <w:tc>
          <w:tcPr>
            <w:tcW w:w="7385" w:type="dxa"/>
            <w:vAlign w:val="center"/>
          </w:tcPr>
          <w:p w14:paraId="31181C5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5MP/3MP/1080P/720P</w:t>
            </w:r>
          </w:p>
        </w:tc>
      </w:tr>
      <w:tr w14:paraId="5E59D09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08C98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Audio/Video Decoding Format</w:t>
            </w:r>
          </w:p>
        </w:tc>
        <w:tc>
          <w:tcPr>
            <w:tcW w:w="7385" w:type="dxa"/>
            <w:vAlign w:val="center"/>
          </w:tcPr>
          <w:p w14:paraId="2FE3C8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G.711A</w:t>
            </w:r>
          </w:p>
        </w:tc>
      </w:tr>
      <w:tr w14:paraId="094FF67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E16BCA6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</w:rPr>
              <w:t>Decoding</w:t>
            </w:r>
          </w:p>
        </w:tc>
      </w:tr>
      <w:tr w14:paraId="24BBC7F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BAFC62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Video Processing</w:t>
            </w:r>
          </w:p>
        </w:tc>
        <w:tc>
          <w:tcPr>
            <w:tcW w:w="7385" w:type="dxa"/>
            <w:vAlign w:val="center"/>
          </w:tcPr>
          <w:p w14:paraId="01513DC8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H.264, H.265</w:t>
            </w:r>
          </w:p>
        </w:tc>
      </w:tr>
      <w:tr w14:paraId="03CDC75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AD0522F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eastAsia"/>
              </w:rPr>
              <w:t>Simultaneous Playback</w:t>
            </w:r>
          </w:p>
        </w:tc>
        <w:tc>
          <w:tcPr>
            <w:tcW w:w="7385" w:type="dxa"/>
            <w:vAlign w:val="center"/>
          </w:tcPr>
          <w:p w14:paraId="490632FE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4 channels @ 3MP / 2 channels @ 5MP</w:t>
            </w:r>
          </w:p>
        </w:tc>
      </w:tr>
      <w:tr w14:paraId="63FE9B2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C0FC4D2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 xml:space="preserve">Recording Management </w:t>
            </w:r>
          </w:p>
        </w:tc>
      </w:tr>
      <w:tr w14:paraId="5AE6AB3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9942D5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Recording Mode</w:t>
            </w:r>
          </w:p>
        </w:tc>
        <w:tc>
          <w:tcPr>
            <w:tcW w:w="7385" w:type="dxa"/>
            <w:vAlign w:val="center"/>
          </w:tcPr>
          <w:p w14:paraId="049B7510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Continuous Recording, Event Recording</w:t>
            </w:r>
          </w:p>
        </w:tc>
      </w:tr>
      <w:tr w14:paraId="5194DCD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E437D5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Playback Mode</w:t>
            </w:r>
          </w:p>
        </w:tc>
        <w:tc>
          <w:tcPr>
            <w:tcW w:w="7385" w:type="dxa"/>
            <w:vAlign w:val="center"/>
          </w:tcPr>
          <w:p w14:paraId="5E2BCE4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Scheduled Playback, Event Playback, Smart Playback (SD card does not support Smart Playback)</w:t>
            </w:r>
          </w:p>
        </w:tc>
      </w:tr>
      <w:tr w14:paraId="55AFA02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A3DB4C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Backup</w:t>
            </w:r>
          </w:p>
        </w:tc>
        <w:tc>
          <w:tcPr>
            <w:tcW w:w="7385" w:type="dxa"/>
            <w:vAlign w:val="center"/>
          </w:tcPr>
          <w:p w14:paraId="1C4D1F1F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USB Flash Drive Backup</w:t>
            </w:r>
          </w:p>
        </w:tc>
      </w:tr>
      <w:tr w14:paraId="0FEDC4D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4DA00BB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</w:rPr>
              <w:t>Storage</w:t>
            </w:r>
          </w:p>
        </w:tc>
      </w:tr>
      <w:tr w14:paraId="2E555A7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FA46A42">
            <w:pPr>
              <w:jc w:val="left"/>
              <w:rPr>
                <w:rFonts w:hint="eastAsia" w:ascii="Arial" w:hAnsi="Arial" w:eastAsia="宋体" w:cs="Arial"/>
                <w:b/>
                <w:lang w:eastAsia="zh-CN"/>
              </w:rPr>
            </w:pPr>
            <w:r>
              <w:rPr>
                <w:rFonts w:hint="eastAsia"/>
              </w:rPr>
              <w:t>2.5-inch Hard Drive</w:t>
            </w:r>
          </w:p>
        </w:tc>
        <w:tc>
          <w:tcPr>
            <w:tcW w:w="7385" w:type="dxa"/>
            <w:vAlign w:val="center"/>
          </w:tcPr>
          <w:p w14:paraId="518D21C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Supports up to 6TB capacity / Cloud Storage</w:t>
            </w:r>
          </w:p>
        </w:tc>
      </w:tr>
      <w:tr w14:paraId="7F2ACDA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FD1655F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 xml:space="preserve">Power Supply </w:t>
            </w:r>
          </w:p>
        </w:tc>
      </w:tr>
      <w:tr w14:paraId="4D98F25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350EA7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Charging Voltage</w:t>
            </w:r>
          </w:p>
        </w:tc>
        <w:tc>
          <w:tcPr>
            <w:tcW w:w="7385" w:type="dxa"/>
            <w:vAlign w:val="center"/>
          </w:tcPr>
          <w:p w14:paraId="323F9DE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 DC 12V 2A</w:t>
            </w:r>
          </w:p>
        </w:tc>
      </w:tr>
      <w:tr w14:paraId="11478D0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F94F9FE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Wireless Standard</w:t>
            </w:r>
          </w:p>
        </w:tc>
      </w:tr>
      <w:tr w14:paraId="1583CB7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0FABDEF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 Network</w:t>
            </w:r>
          </w:p>
        </w:tc>
        <w:tc>
          <w:tcPr>
            <w:tcW w:w="7385" w:type="dxa"/>
            <w:vAlign w:val="center"/>
          </w:tcPr>
          <w:p w14:paraId="2E55329F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Wi-Fi 2.4G (IEEE802.11b/g/n)</w:t>
            </w:r>
          </w:p>
        </w:tc>
      </w:tr>
      <w:tr w14:paraId="2864001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BDA8A8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External Interfaces</w:t>
            </w:r>
          </w:p>
        </w:tc>
      </w:tr>
      <w:tr w14:paraId="6886411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6CE993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Antenna Ports</w:t>
            </w:r>
          </w:p>
        </w:tc>
        <w:tc>
          <w:tcPr>
            <w:tcW w:w="7385" w:type="dxa"/>
            <w:vAlign w:val="center"/>
          </w:tcPr>
          <w:p w14:paraId="54C9A05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3 total: 2 external 2.4G/5.8G antennas, 1 internal 2.4G antenna</w:t>
            </w:r>
          </w:p>
        </w:tc>
      </w:tr>
      <w:tr w14:paraId="3BC36B7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45A61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Network Port</w:t>
            </w:r>
          </w:p>
        </w:tc>
        <w:tc>
          <w:tcPr>
            <w:tcW w:w="7385" w:type="dxa"/>
            <w:vAlign w:val="center"/>
          </w:tcPr>
          <w:p w14:paraId="32D5C1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RJ45 10M/100M auto-negotiating Ethernet port, built-in wireless functionality</w:t>
            </w:r>
          </w:p>
        </w:tc>
      </w:tr>
      <w:tr w14:paraId="751F037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02224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USB Ports</w:t>
            </w:r>
          </w:p>
        </w:tc>
        <w:tc>
          <w:tcPr>
            <w:tcW w:w="7385" w:type="dxa"/>
            <w:vAlign w:val="center"/>
          </w:tcPr>
          <w:p w14:paraId="5B5F9C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USB 2.0 port</w:t>
            </w:r>
          </w:p>
        </w:tc>
      </w:tr>
      <w:tr w14:paraId="78229CB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B85D0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Buttons</w:t>
            </w:r>
          </w:p>
        </w:tc>
        <w:tc>
          <w:tcPr>
            <w:tcW w:w="7385" w:type="dxa"/>
            <w:vAlign w:val="center"/>
          </w:tcPr>
          <w:p w14:paraId="128AFE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Reset button</w:t>
            </w:r>
          </w:p>
        </w:tc>
      </w:tr>
      <w:tr w14:paraId="3647C5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81F898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Indicator Lights</w:t>
            </w:r>
          </w:p>
        </w:tc>
      </w:tr>
      <w:tr w14:paraId="370C7F1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C21611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Recording Light </w:t>
            </w:r>
          </w:p>
        </w:tc>
        <w:tc>
          <w:tcPr>
            <w:tcW w:w="7385" w:type="dxa"/>
            <w:vAlign w:val="center"/>
          </w:tcPr>
          <w:p w14:paraId="2795C0A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1 recording light, indicates recording status</w:t>
            </w:r>
          </w:p>
        </w:tc>
      </w:tr>
      <w:tr w14:paraId="6B0433C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74669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Network Light</w:t>
            </w:r>
          </w:p>
        </w:tc>
        <w:tc>
          <w:tcPr>
            <w:tcW w:w="7385" w:type="dxa"/>
            <w:vAlign w:val="center"/>
          </w:tcPr>
          <w:p w14:paraId="0D9011B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1 network light, indicates P2P status</w:t>
            </w:r>
          </w:p>
        </w:tc>
      </w:tr>
      <w:tr w14:paraId="3103CD3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A0CBC2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Specifications</w:t>
            </w:r>
          </w:p>
        </w:tc>
      </w:tr>
      <w:tr w14:paraId="5F2D9FF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B43502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Color</w:t>
            </w:r>
          </w:p>
        </w:tc>
        <w:tc>
          <w:tcPr>
            <w:tcW w:w="7385" w:type="dxa"/>
            <w:vAlign w:val="center"/>
          </w:tcPr>
          <w:p w14:paraId="0065DF2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White</w:t>
            </w:r>
          </w:p>
        </w:tc>
      </w:tr>
    </w:tbl>
    <w:p w14:paraId="56EC94A5">
      <w:pPr>
        <w:spacing w:before="0" w:after="0"/>
        <w:jc w:val="center"/>
        <w:rPr>
          <w:rFonts w:hint="default" w:ascii="Arial" w:hAnsi="Arial" w:cs="Arial"/>
        </w:rPr>
      </w:pPr>
    </w:p>
    <w:p w14:paraId="70467AFB">
      <w:pPr>
        <w:widowControl/>
        <w:spacing w:before="0" w:after="0"/>
        <w:jc w:val="left"/>
        <w:rPr>
          <w:rFonts w:hint="default" w:ascii="Arial" w:hAnsi="Arial" w:cs="Arial"/>
        </w:rPr>
      </w:pPr>
    </w:p>
    <w:sectPr>
      <w:headerReference r:id="rId4" w:type="default"/>
      <w:footerReference r:id="rId6" w:type="default"/>
      <w:headerReference r:id="rId5" w:type="even"/>
      <w:footerReference r:id="rId7" w:type="even"/>
      <w:pgSz w:w="11906" w:h="16838"/>
      <w:pgMar w:top="1440" w:right="851" w:bottom="1440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 Hv">
    <w:altName w:val="Segoe UI Semibold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ource Sans Pro">
    <w:altName w:val="Segoe Print"/>
    <w:panose1 w:val="020B0503030403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utura Bk">
    <w:altName w:val="Arial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6CAE8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6130290</wp:posOffset>
              </wp:positionH>
              <wp:positionV relativeFrom="paragraph">
                <wp:posOffset>190500</wp:posOffset>
              </wp:positionV>
              <wp:extent cx="342900" cy="265430"/>
              <wp:effectExtent l="0" t="0" r="0" b="1270"/>
              <wp:wrapNone/>
              <wp:docPr id="27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4A4E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35" o:spid="_x0000_s1026" o:spt="202" type="#_x0000_t202" style="position:absolute;left:0pt;margin-left:482.7pt;margin-top:15pt;height:20.9pt;width:27pt;z-index:251660288;mso-width-relative:page;mso-height-relative:margin;mso-height-percent:200;" filled="f" stroked="f" coordsize="21600,21600" o:gfxdata="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W6mZvVAAAACgEAAA8AAAAAAAAAAQAgAAAAIgAAAGRycy9kb3du&#10;cmV2LnhtbFBLAQIUABQAAAAIAIdO4kDIUaToAgIAABUEAAAOAAAAAAAAAAEAIAAAACQBAABkcnMv&#10;ZTJvRG9jLnhtbFBLBQYAAAAABgAGAFkBAACYBQAAAAA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79D4A4E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6164580</wp:posOffset>
              </wp:positionH>
              <wp:positionV relativeFrom="paragraph">
                <wp:posOffset>245745</wp:posOffset>
              </wp:positionV>
              <wp:extent cx="866140" cy="205105"/>
              <wp:effectExtent l="0" t="0" r="0" b="4445"/>
              <wp:wrapNone/>
              <wp:docPr id="23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4" name="Rectangle 33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26" name="Rectangle 34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2" o:spid="_x0000_s1026" o:spt="203" style="position:absolute;left:0pt;margin-left:485.4pt;margin-top:19.35pt;height:16.15pt;width:68.2pt;z-index:251659264;mso-width-relative:page;mso-height-relative:page;" coordorigin="10571,15781" coordsize="1364,323" o:gfxdata="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GzEAvNoAAAAKAQAADwAAAAAAAAABACAAAAAiAAAAZHJzL2Rvd25yZXYu&#10;eG1sUEsBAhQAFAAAAAgAh07iQO5/2V6kAgAArQcAAA4AAAAAAAAAAQAgAAAAKQEAAGRycy9lMm9E&#10;b2MueG1sUEsFBgAAAAAGAAYAWQEAAD8GAAAAAA==&#10;">
              <o:lock v:ext="edit" aspectratio="f"/>
              <v:rect id="Rectangle 33" o:spid="_x0000_s1026" o:spt="1" style="position:absolute;left:10571;top:15821;height:283;width:1364;" fillcolor="#FF0000" filled="t" stroked="f" coordsize="21600,21600" o:gfxdata="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dCgL4A&#10;AADbAAAADwAAAAAAAAABACAAAAAiAAAAZHJzL2Rvd25yZXYueG1sUEsBAhQAFAAAAAgAh07iQDMv&#10;BZ47AAAAOQAAABAAAAAAAAAAAQAgAAAADQEAAGRycy9zaGFwZXhtbC54bWxQSwUGAAAAAAYABgBb&#10;AQAAtw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4" o:spid="_x0000_s1026" o:spt="1" style="position:absolute;left:10571;top:15781;height:283;width:1364;" fillcolor="#53BDD5" filled="t" stroked="f" coordsize="21600,21600" o:gfxdata="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EPsYrgAAADbAAAA&#10;DwAAAAAAAAABACAAAAAiAAAAZHJzL2Rvd25yZXYueG1sUEsBAhQAFAAAAAgAh07iQDMvBZ47AAAA&#10;OQAAABAAAAAAAAAAAQAgAAAABwEAAGRycy9zaGFwZXhtbC54bWxQSwUGAAAAAAYABgBbAQAAsQMA&#10;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91C94">
    <w:pPr>
      <w:pStyle w:val="14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6985</wp:posOffset>
              </wp:positionH>
              <wp:positionV relativeFrom="paragraph">
                <wp:posOffset>219075</wp:posOffset>
              </wp:positionV>
              <wp:extent cx="342900" cy="265430"/>
              <wp:effectExtent l="0" t="0" r="0" b="1270"/>
              <wp:wrapNone/>
              <wp:docPr id="31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31AF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40" o:spid="_x0000_s1026" o:spt="202" type="#_x0000_t202" style="position:absolute;left:0pt;margin-left:0.55pt;margin-top:17.25pt;height:20.9pt;width:27pt;z-index:251662336;mso-width-relative:page;mso-height-relative:margin;mso-height-percent:200;" filled="f" stroked="f" coordsize="21600,21600" o:gfxdata="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3sV+9EAAAAGAQAADwAAAAAAAAABACAAAAAiAAAAZHJzL2Rvd25yZXYu&#10;eG1sUEsBAhQAFAAAAAgAh07iQLqd4MUCAgAAFQQAAA4AAAAAAAAAAQAgAAAAIAEAAGRycy9lMm9E&#10;b2MueG1sUEsFBgAAAAAGAAYAWQEAAJQFAAAAAA=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6CA31AF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-551180</wp:posOffset>
              </wp:positionH>
              <wp:positionV relativeFrom="paragraph">
                <wp:posOffset>274320</wp:posOffset>
              </wp:positionV>
              <wp:extent cx="866140" cy="205105"/>
              <wp:effectExtent l="0" t="0" r="0" b="4445"/>
              <wp:wrapNone/>
              <wp:docPr id="28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9" name="Rectangle 38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30" name="Rectangle 39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318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7" o:spid="_x0000_s1026" o:spt="203" style="position:absolute;left:0pt;margin-left:-43.4pt;margin-top:21.6pt;height:16.15pt;width:68.2pt;z-index:251661312;mso-width-relative:page;mso-height-relative:page;" coordorigin="10571,15781" coordsize="1364,323" o:gfxdata="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dbVuNoAAAAIAQAADwAAAAAAAAABACAAAAAiAAAAZHJzL2Rvd25yZXYu&#10;eG1sUEsBAhQAFAAAAAgAh07iQPVArtikAgAArQcAAA4AAAAAAAAAAQAgAAAAKQEAAGRycy9lMm9E&#10;b2MueG1sUEsFBgAAAAAGAAYAWQEAAD8GAAAAAA==&#10;">
              <o:lock v:ext="edit" aspectratio="f"/>
              <v:rect id="Rectangle 38" o:spid="_x0000_s1026" o:spt="1" style="position:absolute;left:10571;top:15821;height:283;width:1364;" fillcolor="#FF0000" filled="t" stroked="f" coordsize="21600,21600" o:gfxdata="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u0evQAA&#10;ANsAAAAPAAAAAAAAAAEAIAAAACIAAABkcnMvZG93bnJldi54bWxQSwECFAAUAAAACACHTuJAMy8F&#10;njsAAAA5AAAAEAAAAAAAAAABACAAAAAMAQAAZHJzL3NoYXBleG1sLnhtbFBLBQYAAAAABgAGAFsB&#10;AAC2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9" o:spid="_x0000_s1026" o:spt="1" style="position:absolute;left:10571;top:15781;height:283;width:1364;" fillcolor="#3186C5" filled="t" stroked="f" coordsize="21600,21600" o:gfxdata="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/d597sAAADb&#10;AAAADwAAAAAAAAABACAAAAAiAAAAZHJzL2Rvd25yZXYueG1sUEsBAhQAFAAAAAgAh07iQDMvBZ47&#10;AAAAOQAAABAAAAAAAAAAAQAgAAAACgEAAGRycy9zaGFwZXhtbC54bWxQSwUGAAAAAAYABgBbAQAA&#10;tA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F483A">
    <w: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51435</wp:posOffset>
          </wp:positionH>
          <wp:positionV relativeFrom="paragraph">
            <wp:posOffset>-244475</wp:posOffset>
          </wp:positionV>
          <wp:extent cx="857250" cy="474980"/>
          <wp:effectExtent l="0" t="0" r="0" b="0"/>
          <wp:wrapNone/>
          <wp:docPr id="3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"/>
                  <pic:cNvPicPr>
                    <a:picLocks noChangeAspect="1"/>
                  </pic:cNvPicPr>
                </pic:nvPicPr>
                <pic:blipFill>
                  <a:blip r:embed="rId1"/>
                  <a:srcRect t="26733" b="17867"/>
                  <a:stretch>
                    <a:fillRect/>
                  </a:stretch>
                </pic:blipFill>
                <pic:spPr>
                  <a:xfrm>
                    <a:off x="0" y="0"/>
                    <a:ext cx="85725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posOffset>-635</wp:posOffset>
              </wp:positionH>
              <wp:positionV relativeFrom="paragraph">
                <wp:posOffset>-291465</wp:posOffset>
              </wp:positionV>
              <wp:extent cx="6481445" cy="539750"/>
              <wp:effectExtent l="0" t="0" r="0" b="0"/>
              <wp:wrapNone/>
              <wp:docPr id="53" name="组合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539750"/>
                        <a:chOff x="1125" y="8277"/>
                        <a:chExt cx="10207" cy="850"/>
                      </a:xfrm>
                    </wpg:grpSpPr>
                    <wps:wsp>
                      <wps:cNvPr id="54" name="Rectangle 27"/>
                      <wps:cNvSpPr>
                        <a:spLocks noChangeArrowheads="1"/>
                      </wps:cNvSpPr>
                      <wps:spPr bwMode="auto">
                        <a:xfrm>
                          <a:off x="1125" y="8277"/>
                          <a:ext cx="8340" cy="850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5" name="Rectangle 26"/>
                      <wps:cNvSpPr>
                        <a:spLocks noChangeArrowheads="1"/>
                      </wps:cNvSpPr>
                      <wps:spPr bwMode="auto">
                        <a:xfrm>
                          <a:off x="9045" y="8277"/>
                          <a:ext cx="2287" cy="850"/>
                        </a:xfrm>
                        <a:prstGeom prst="rect">
                          <a:avLst/>
                        </a:prstGeom>
                        <a:solidFill>
                          <a:srgbClr val="18708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9062" y="8370"/>
                          <a:ext cx="2216" cy="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FBBCD2">
                            <w:pPr>
                              <w:jc w:val="center"/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  <w:t>DATASHEET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0.05pt;margin-top:-22.95pt;height:42.5pt;width:510.35pt;mso-position-horizontal-relative:margin;z-index:251669504;mso-width-relative:page;mso-height-relative:page;" coordorigin="1125,8277" coordsize="10207,850" o:gfxdata="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LdNX0XZAAAACQEAAA8AAAAAAAAAAQAg&#10;AAAAIgAAAGRycy9kb3ducmV2LnhtbFBLAQIUABQAAAAIAIdO4kCfD9jwKgMAAP0JAAAOAAAAAAAA&#10;AAEAIAAAACgBAABkcnMvZTJvRG9jLnhtbFBLBQYAAAAABgAGAFkBAADEBgAAAAA=&#10;">
              <o:lock v:ext="edit" aspectratio="f"/>
              <v:rect id="Rectangle 27" o:spid="_x0000_s1026" o:spt="1" style="position:absolute;left:1125;top:8277;height:850;width:8340;" fillcolor="#53BDD5" filled="t" stroked="f" coordsize="21600,21600" o:gfxdata="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bpPO8AAAA&#10;2w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26" o:spid="_x0000_s1026" o:spt="1" style="position:absolute;left:9045;top:8277;height:850;width:2287;" fillcolor="#187080" filled="t" stroked="f" coordsize="21600,21600" o:gfxdata="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homx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shape id="Text Box 5" o:spid="_x0000_s1026" o:spt="202" type="#_x0000_t202" style="position:absolute;left:9062;top:8370;height:663;width:2216;v-text-anchor:middle;" filled="f" stroked="f" coordsize="21600,21600" o:gfxdata="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qKvm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FBBCD2">
                      <w:pPr>
                        <w:jc w:val="center"/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  <w:t>DATASHEET</w:t>
                      </w:r>
                    </w:p>
                  </w:txbxContent>
                </v:textbox>
              </v:shape>
            </v:group>
          </w:pict>
        </mc:Fallback>
      </mc:AlternateContent>
    </w:r>
    <w:ins w:id="0" w:author="g00475" w:date="2015-09-07T19:07:00Z">
      <w:r>
        <w:rPr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-269875</wp:posOffset>
            </wp:positionV>
            <wp:extent cx="641350" cy="320040"/>
            <wp:effectExtent l="0" t="0" r="6350" b="3810"/>
            <wp:wrapNone/>
            <wp:docPr id="10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图片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ins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3810" b="0"/>
              <wp:wrapNone/>
              <wp:docPr id="7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87AA90">
                          <w:pP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  <w:t>DATASHEET</w:t>
                          </w:r>
                        </w:p>
                      </w:txbxContent>
                    </wps:txbx>
                    <wps:bodyPr rot="0" vert="horz" wrap="square" lIns="91440" tIns="35941" rIns="91440" bIns="35941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 Box 5" o:spid="_x0000_s1026" o:spt="1" style="position:absolute;left:0pt;margin-left:401.9pt;margin-top:-24.2pt;height:35.7pt;width:121.3pt;z-index:251667456;mso-width-relative:page;mso-height-relative:page;" filled="f" stroked="f" coordsize="21600,21600" o:gfxdata="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2R4VraAAAACwEAAA8AAAAAAAAAAQAgAAAAIgAAAGRy&#10;cy9kb3ducmV2LnhtbFBLAQIUABQAAAAIAIdO4kCbJC9xAwIAAAoEAAAOAAAAAAAAAAEAIAAAACkB&#10;AABkcnMvZTJvRG9jLnhtbFBLBQYAAAAABgAGAFkBAACeBQAAAAA=&#10;">
              <v:fill on="f" focussize="0,0"/>
              <v:stroke on="f"/>
              <v:imagedata o:title=""/>
              <o:lock v:ext="edit" aspectratio="f"/>
              <v:textbox inset="2.54mm,0.998361111111111mm,2.54mm,0.998361111111111mm">
                <w:txbxContent>
                  <w:p w14:paraId="6387AA90">
                    <w:pP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  <w:t>DATASHEET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E5A68">
    <w: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110490</wp:posOffset>
          </wp:positionH>
          <wp:positionV relativeFrom="paragraph">
            <wp:posOffset>-269875</wp:posOffset>
          </wp:positionV>
          <wp:extent cx="641350" cy="320040"/>
          <wp:effectExtent l="0" t="0" r="6350" b="3810"/>
          <wp:wrapNone/>
          <wp:docPr id="17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0" b="3810"/>
              <wp:wrapNone/>
              <wp:docPr id="1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07CAA">
                          <w:pPr>
                            <w:rPr>
                              <w:rFonts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  <w:t>产品彩页</w:t>
                          </w: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401.9pt;margin-top:-24.2pt;height:35.7pt;width:121.3pt;z-index:251665408;mso-width-relative:page;mso-height-relative:page;" filled="f" stroked="f" coordsize="21600,21600" o:gfxdata="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iKnmtdkAAAALAQAADwAAAAAAAAABACAAAAAiAAAA&#10;ZHJzL2Rvd25yZXYueG1sUEsBAhQAFAAAAAgAh07iQIaUD78GAgAAFQQAAA4AAAAAAAAAAQAgAAAA&#10;KAEAAGRycy9lMm9Eb2MueG1sUEsFBgAAAAAGAAYAWQEAAKAFAAAAAA==&#10;">
              <v:fill on="f" focussize="0,0"/>
              <v:stroke on="f"/>
              <v:imagedata o:title=""/>
              <o:lock v:ext="edit" aspectratio="f"/>
              <v:textbox inset="2.54mm,1mm,2.54mm,1mm">
                <w:txbxContent>
                  <w:p w14:paraId="53D07CAA">
                    <w:pPr>
                      <w:rPr>
                        <w:rFonts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hint="eastAsia"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  <w:t>产品彩页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5047615</wp:posOffset>
              </wp:positionH>
              <wp:positionV relativeFrom="paragraph">
                <wp:posOffset>-377190</wp:posOffset>
              </wp:positionV>
              <wp:extent cx="1440180" cy="539750"/>
              <wp:effectExtent l="0" t="0" r="7620" b="0"/>
              <wp:wrapNone/>
              <wp:docPr id="14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0180" cy="53975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1EB8CE"/>
                          </a:gs>
                          <a:gs pos="100000">
                            <a:srgbClr val="1897C5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6" o:spid="_x0000_s1026" o:spt="1" style="position:absolute;left:0pt;margin-left:397.45pt;margin-top:-29.7pt;height:42.5pt;width:113.4pt;z-index:251663360;mso-width-relative:page;mso-height-relative:page;" fillcolor="#1EB8CE" filled="t" stroked="f" coordsize="21600,21600" o:gfxdata="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uIJoZ2gAAAAsBAAAP&#10;AAAAAAAAAAEAIAAAACIAAABkcnMvZG93bnJldi54bWxQSwECFAAUAAAACACHTuJA8ABPjk8CAACw&#10;BAAADgAAAAAAAAABACAAAAApAQAAZHJzL2Uyb0RvYy54bWxQSwUGAAAAAAYABgBZAQAA6gUAAAAA&#10;">
              <v:fill type="gradient" on="t" color2="#1897C5" angle="90" focus="100%" focussize="0,0" rotate="t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-377190</wp:posOffset>
              </wp:positionV>
              <wp:extent cx="5039995" cy="539750"/>
              <wp:effectExtent l="0" t="0" r="8255" b="0"/>
              <wp:wrapNone/>
              <wp:docPr id="15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39995" cy="539750"/>
                      </a:xfrm>
                      <a:prstGeom prst="rect">
                        <a:avLst/>
                      </a:prstGeom>
                      <a:solidFill>
                        <a:srgbClr val="3186C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7" o:spid="_x0000_s1026" o:spt="1" style="position:absolute;left:0pt;margin-left:0.6pt;margin-top:-29.7pt;height:42.5pt;width:396.85pt;z-index:251664384;mso-width-relative:page;mso-height-relative:page;" fillcolor="#3186C5" filled="t" stroked="f" coordsize="21600,21600" o:gfxdata="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gVysU1wAAAAgBAAAPAAAA&#10;AAAAAAEAIAAAACIAAABkcnMvZG93bnJldi54bWxQSwECFAAUAAAACACHTuJACEsdlBYCAAArBAAA&#10;DgAAAAAAAAABACAAAAAmAQAAZHJzL2Uyb0RvYy54bWxQSwUGAAAAAAYABgBZAQAArgUAAAAA&#10;">
              <v:fill on="t" focussize="0,0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</w:p>
  <w:p w14:paraId="648F14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723px;height:712px" o:bullet="t">
        <v:imagedata r:id="rId1" o:title=""/>
      </v:shape>
    </w:pict>
  </w:numPicBullet>
  <w:numPicBullet w:numPicBulletId="1">
    <w:pict>
      <v:shape id="1" type="#_x0000_t75" style="width:723px;height:712px" o:bullet="t">
        <v:imagedata r:id="rId2" o:title=""/>
      </v:shape>
    </w:pict>
  </w:numPicBullet>
  <w:numPicBullet w:numPicBulletId="2">
    <w:pict>
      <v:shape id="2" type="#_x0000_t75" style="width:723px;height:712px" o:bullet="t">
        <v:imagedata r:id="rId3" o:title=""/>
      </v:shape>
    </w:pict>
  </w:numPicBullet>
  <w:abstractNum w:abstractNumId="0">
    <w:nsid w:val="19593180"/>
    <w:multiLevelType w:val="multilevel"/>
    <w:tmpl w:val="19593180"/>
    <w:lvl w:ilvl="0" w:tentative="0">
      <w:start w:val="1"/>
      <w:numFmt w:val="bullet"/>
      <w:pStyle w:val="39"/>
      <w:lvlText w:val=""/>
      <w:lvlPicBulletId w:val="1"/>
      <w:lvlJc w:val="left"/>
      <w:pPr>
        <w:ind w:left="76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B564951"/>
    <w:multiLevelType w:val="multilevel"/>
    <w:tmpl w:val="2B564951"/>
    <w:lvl w:ilvl="0" w:tentative="0">
      <w:start w:val="1"/>
      <w:numFmt w:val="bullet"/>
      <w:pStyle w:val="40"/>
      <w:lvlText w:val=""/>
      <w:lvlPicBulletId w:val="2"/>
      <w:lvlJc w:val="left"/>
      <w:pPr>
        <w:ind w:left="816" w:hanging="419"/>
      </w:pPr>
      <w:rPr>
        <w:rFonts w:hint="default" w:ascii="Symbol" w:hAnsi="Symbol"/>
        <w:color w:val="auto"/>
        <w:position w:val="-2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3A6E3BF8"/>
    <w:multiLevelType w:val="multilevel"/>
    <w:tmpl w:val="3A6E3BF8"/>
    <w:lvl w:ilvl="0" w:tentative="0">
      <w:start w:val="1"/>
      <w:numFmt w:val="bullet"/>
      <w:pStyle w:val="38"/>
      <w:lvlText w:val=""/>
      <w:lvlPicBulletId w:val="0"/>
      <w:lvlJc w:val="left"/>
      <w:pPr>
        <w:ind w:left="42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00475">
    <w15:presenceInfo w15:providerId="None" w15:userId="g004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0"/>
  <w:drawingGridHorizontalSpacing w:val="9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59"/>
    <w:rsid w:val="0000055B"/>
    <w:rsid w:val="00002E26"/>
    <w:rsid w:val="00002FA6"/>
    <w:rsid w:val="00003EC5"/>
    <w:rsid w:val="00004BA6"/>
    <w:rsid w:val="000060A9"/>
    <w:rsid w:val="0000667E"/>
    <w:rsid w:val="00010F5D"/>
    <w:rsid w:val="00012B06"/>
    <w:rsid w:val="00013A65"/>
    <w:rsid w:val="0001476B"/>
    <w:rsid w:val="00016205"/>
    <w:rsid w:val="00016F21"/>
    <w:rsid w:val="0001745A"/>
    <w:rsid w:val="000223AF"/>
    <w:rsid w:val="00022D45"/>
    <w:rsid w:val="00024055"/>
    <w:rsid w:val="000254E8"/>
    <w:rsid w:val="000276B8"/>
    <w:rsid w:val="0003051D"/>
    <w:rsid w:val="00034D72"/>
    <w:rsid w:val="00037379"/>
    <w:rsid w:val="000408F7"/>
    <w:rsid w:val="00040DC4"/>
    <w:rsid w:val="000413E1"/>
    <w:rsid w:val="00043299"/>
    <w:rsid w:val="00044B65"/>
    <w:rsid w:val="0005118B"/>
    <w:rsid w:val="00051744"/>
    <w:rsid w:val="00054529"/>
    <w:rsid w:val="00054652"/>
    <w:rsid w:val="000554EA"/>
    <w:rsid w:val="00057F60"/>
    <w:rsid w:val="00057F88"/>
    <w:rsid w:val="00062BF1"/>
    <w:rsid w:val="00063D64"/>
    <w:rsid w:val="0006504B"/>
    <w:rsid w:val="00070D2E"/>
    <w:rsid w:val="000714F6"/>
    <w:rsid w:val="000721F0"/>
    <w:rsid w:val="000734AC"/>
    <w:rsid w:val="00074218"/>
    <w:rsid w:val="00082871"/>
    <w:rsid w:val="00082D21"/>
    <w:rsid w:val="000833D4"/>
    <w:rsid w:val="000853D6"/>
    <w:rsid w:val="00086DFD"/>
    <w:rsid w:val="0008718D"/>
    <w:rsid w:val="0009019D"/>
    <w:rsid w:val="00092350"/>
    <w:rsid w:val="000936BF"/>
    <w:rsid w:val="0009466F"/>
    <w:rsid w:val="0009645D"/>
    <w:rsid w:val="000A0B2D"/>
    <w:rsid w:val="000A0E9F"/>
    <w:rsid w:val="000A3661"/>
    <w:rsid w:val="000B1628"/>
    <w:rsid w:val="000B2092"/>
    <w:rsid w:val="000B3032"/>
    <w:rsid w:val="000B5CCF"/>
    <w:rsid w:val="000C0453"/>
    <w:rsid w:val="000C0730"/>
    <w:rsid w:val="000C3082"/>
    <w:rsid w:val="000C330D"/>
    <w:rsid w:val="000C415F"/>
    <w:rsid w:val="000C7F1A"/>
    <w:rsid w:val="000D0209"/>
    <w:rsid w:val="000D0FC4"/>
    <w:rsid w:val="000D29BE"/>
    <w:rsid w:val="000D5559"/>
    <w:rsid w:val="000D747E"/>
    <w:rsid w:val="000E2384"/>
    <w:rsid w:val="000E4850"/>
    <w:rsid w:val="000E6ABC"/>
    <w:rsid w:val="000F1AF2"/>
    <w:rsid w:val="000F3D1C"/>
    <w:rsid w:val="000F5B23"/>
    <w:rsid w:val="000F67C4"/>
    <w:rsid w:val="00100295"/>
    <w:rsid w:val="00101324"/>
    <w:rsid w:val="001030A5"/>
    <w:rsid w:val="001062D4"/>
    <w:rsid w:val="001068D7"/>
    <w:rsid w:val="0011100D"/>
    <w:rsid w:val="00111971"/>
    <w:rsid w:val="00111989"/>
    <w:rsid w:val="00115752"/>
    <w:rsid w:val="00116BF6"/>
    <w:rsid w:val="00116F43"/>
    <w:rsid w:val="00120757"/>
    <w:rsid w:val="00121BF8"/>
    <w:rsid w:val="0012418B"/>
    <w:rsid w:val="001268A6"/>
    <w:rsid w:val="0013440E"/>
    <w:rsid w:val="00134EAE"/>
    <w:rsid w:val="00136770"/>
    <w:rsid w:val="00140790"/>
    <w:rsid w:val="001424AC"/>
    <w:rsid w:val="00143B4F"/>
    <w:rsid w:val="00150106"/>
    <w:rsid w:val="00151959"/>
    <w:rsid w:val="00155BD1"/>
    <w:rsid w:val="00156CD2"/>
    <w:rsid w:val="00160F91"/>
    <w:rsid w:val="0016532E"/>
    <w:rsid w:val="001653D7"/>
    <w:rsid w:val="00166838"/>
    <w:rsid w:val="00171DEC"/>
    <w:rsid w:val="00172711"/>
    <w:rsid w:val="0017273F"/>
    <w:rsid w:val="00172A25"/>
    <w:rsid w:val="00174690"/>
    <w:rsid w:val="00181842"/>
    <w:rsid w:val="00183FA4"/>
    <w:rsid w:val="001848AF"/>
    <w:rsid w:val="00184C71"/>
    <w:rsid w:val="00185EB5"/>
    <w:rsid w:val="001911C7"/>
    <w:rsid w:val="00192AEE"/>
    <w:rsid w:val="001945AF"/>
    <w:rsid w:val="00197335"/>
    <w:rsid w:val="001A363B"/>
    <w:rsid w:val="001A72E4"/>
    <w:rsid w:val="001A7F74"/>
    <w:rsid w:val="001B5E08"/>
    <w:rsid w:val="001B79C2"/>
    <w:rsid w:val="001C3384"/>
    <w:rsid w:val="001C57FE"/>
    <w:rsid w:val="001D667D"/>
    <w:rsid w:val="001D6CAC"/>
    <w:rsid w:val="001D6DA6"/>
    <w:rsid w:val="001E0119"/>
    <w:rsid w:val="001E050B"/>
    <w:rsid w:val="001E0A40"/>
    <w:rsid w:val="001E382F"/>
    <w:rsid w:val="001E4535"/>
    <w:rsid w:val="001E5D63"/>
    <w:rsid w:val="001F0D0A"/>
    <w:rsid w:val="001F202F"/>
    <w:rsid w:val="001F2666"/>
    <w:rsid w:val="001F39E4"/>
    <w:rsid w:val="001F5F7C"/>
    <w:rsid w:val="001F60C5"/>
    <w:rsid w:val="001F7031"/>
    <w:rsid w:val="001F7B4C"/>
    <w:rsid w:val="002014C6"/>
    <w:rsid w:val="00201A0C"/>
    <w:rsid w:val="00201BD8"/>
    <w:rsid w:val="0020256F"/>
    <w:rsid w:val="002038B7"/>
    <w:rsid w:val="00204366"/>
    <w:rsid w:val="00204831"/>
    <w:rsid w:val="0020526C"/>
    <w:rsid w:val="00206FF5"/>
    <w:rsid w:val="00210146"/>
    <w:rsid w:val="00212773"/>
    <w:rsid w:val="0021543A"/>
    <w:rsid w:val="00216E8C"/>
    <w:rsid w:val="002173A9"/>
    <w:rsid w:val="00220567"/>
    <w:rsid w:val="00221C30"/>
    <w:rsid w:val="00223F7D"/>
    <w:rsid w:val="00224470"/>
    <w:rsid w:val="002265A5"/>
    <w:rsid w:val="002322F9"/>
    <w:rsid w:val="00232B76"/>
    <w:rsid w:val="002335EA"/>
    <w:rsid w:val="00236D36"/>
    <w:rsid w:val="00236DB7"/>
    <w:rsid w:val="002407A1"/>
    <w:rsid w:val="00240C79"/>
    <w:rsid w:val="00242646"/>
    <w:rsid w:val="00245189"/>
    <w:rsid w:val="00247D75"/>
    <w:rsid w:val="0025061C"/>
    <w:rsid w:val="002506B2"/>
    <w:rsid w:val="00253C44"/>
    <w:rsid w:val="00257010"/>
    <w:rsid w:val="002617FD"/>
    <w:rsid w:val="00262E86"/>
    <w:rsid w:val="002664BA"/>
    <w:rsid w:val="00267225"/>
    <w:rsid w:val="002715FB"/>
    <w:rsid w:val="00274961"/>
    <w:rsid w:val="00276523"/>
    <w:rsid w:val="00277E08"/>
    <w:rsid w:val="00282AB4"/>
    <w:rsid w:val="00283A91"/>
    <w:rsid w:val="002841CB"/>
    <w:rsid w:val="00284EEC"/>
    <w:rsid w:val="0028501E"/>
    <w:rsid w:val="00286F44"/>
    <w:rsid w:val="00286F88"/>
    <w:rsid w:val="00291AA0"/>
    <w:rsid w:val="002923BE"/>
    <w:rsid w:val="0029242B"/>
    <w:rsid w:val="002930A1"/>
    <w:rsid w:val="002947E0"/>
    <w:rsid w:val="002A0077"/>
    <w:rsid w:val="002A1180"/>
    <w:rsid w:val="002A13E6"/>
    <w:rsid w:val="002A1927"/>
    <w:rsid w:val="002A3BA5"/>
    <w:rsid w:val="002A58BB"/>
    <w:rsid w:val="002A7091"/>
    <w:rsid w:val="002A765B"/>
    <w:rsid w:val="002B0CD2"/>
    <w:rsid w:val="002B2BD7"/>
    <w:rsid w:val="002B34B8"/>
    <w:rsid w:val="002B381B"/>
    <w:rsid w:val="002C10D0"/>
    <w:rsid w:val="002C334D"/>
    <w:rsid w:val="002D07B5"/>
    <w:rsid w:val="002D0ACE"/>
    <w:rsid w:val="002D24C7"/>
    <w:rsid w:val="002D5377"/>
    <w:rsid w:val="002D5895"/>
    <w:rsid w:val="002D7331"/>
    <w:rsid w:val="002D7F6F"/>
    <w:rsid w:val="002E0604"/>
    <w:rsid w:val="002E2EA8"/>
    <w:rsid w:val="002E397B"/>
    <w:rsid w:val="002E5D2E"/>
    <w:rsid w:val="002F028C"/>
    <w:rsid w:val="002F057D"/>
    <w:rsid w:val="002F2B1A"/>
    <w:rsid w:val="002F2D21"/>
    <w:rsid w:val="002F32FC"/>
    <w:rsid w:val="002F3D3D"/>
    <w:rsid w:val="002F4C7B"/>
    <w:rsid w:val="002F4CA0"/>
    <w:rsid w:val="003010B7"/>
    <w:rsid w:val="00301B16"/>
    <w:rsid w:val="003034AB"/>
    <w:rsid w:val="00306341"/>
    <w:rsid w:val="003117DA"/>
    <w:rsid w:val="00311945"/>
    <w:rsid w:val="00313250"/>
    <w:rsid w:val="003170AF"/>
    <w:rsid w:val="00317D81"/>
    <w:rsid w:val="003228AA"/>
    <w:rsid w:val="00322967"/>
    <w:rsid w:val="0032348E"/>
    <w:rsid w:val="00324115"/>
    <w:rsid w:val="003277DC"/>
    <w:rsid w:val="00327F56"/>
    <w:rsid w:val="00330929"/>
    <w:rsid w:val="003331D4"/>
    <w:rsid w:val="00333CF5"/>
    <w:rsid w:val="003350FC"/>
    <w:rsid w:val="0033531A"/>
    <w:rsid w:val="0033571F"/>
    <w:rsid w:val="00341D71"/>
    <w:rsid w:val="00343095"/>
    <w:rsid w:val="00353973"/>
    <w:rsid w:val="0035397F"/>
    <w:rsid w:val="0035538D"/>
    <w:rsid w:val="003555CD"/>
    <w:rsid w:val="00357322"/>
    <w:rsid w:val="003606A4"/>
    <w:rsid w:val="003606AB"/>
    <w:rsid w:val="00363A00"/>
    <w:rsid w:val="0036404D"/>
    <w:rsid w:val="00366287"/>
    <w:rsid w:val="00366B51"/>
    <w:rsid w:val="00367642"/>
    <w:rsid w:val="0037010C"/>
    <w:rsid w:val="00373096"/>
    <w:rsid w:val="00377448"/>
    <w:rsid w:val="003819D2"/>
    <w:rsid w:val="00383202"/>
    <w:rsid w:val="00383C70"/>
    <w:rsid w:val="00386941"/>
    <w:rsid w:val="00387186"/>
    <w:rsid w:val="003873F2"/>
    <w:rsid w:val="00391FBE"/>
    <w:rsid w:val="003922C0"/>
    <w:rsid w:val="00394443"/>
    <w:rsid w:val="003947D8"/>
    <w:rsid w:val="00394CCA"/>
    <w:rsid w:val="003960ED"/>
    <w:rsid w:val="00397151"/>
    <w:rsid w:val="003A442C"/>
    <w:rsid w:val="003A53D4"/>
    <w:rsid w:val="003A5659"/>
    <w:rsid w:val="003A5784"/>
    <w:rsid w:val="003A7B8F"/>
    <w:rsid w:val="003B01D9"/>
    <w:rsid w:val="003B285D"/>
    <w:rsid w:val="003B55F0"/>
    <w:rsid w:val="003B5E48"/>
    <w:rsid w:val="003C136A"/>
    <w:rsid w:val="003C1A78"/>
    <w:rsid w:val="003C1B2B"/>
    <w:rsid w:val="003C2852"/>
    <w:rsid w:val="003C30B2"/>
    <w:rsid w:val="003C3947"/>
    <w:rsid w:val="003C3DDE"/>
    <w:rsid w:val="003C3F1C"/>
    <w:rsid w:val="003C5812"/>
    <w:rsid w:val="003C6ACF"/>
    <w:rsid w:val="003C726B"/>
    <w:rsid w:val="003C7568"/>
    <w:rsid w:val="003C7E47"/>
    <w:rsid w:val="003D17F7"/>
    <w:rsid w:val="003D65CD"/>
    <w:rsid w:val="003E1397"/>
    <w:rsid w:val="003E2885"/>
    <w:rsid w:val="003F02AE"/>
    <w:rsid w:val="003F1448"/>
    <w:rsid w:val="003F1D71"/>
    <w:rsid w:val="003F1E36"/>
    <w:rsid w:val="003F1E9B"/>
    <w:rsid w:val="003F4076"/>
    <w:rsid w:val="003F470A"/>
    <w:rsid w:val="003F5638"/>
    <w:rsid w:val="00401D73"/>
    <w:rsid w:val="00403160"/>
    <w:rsid w:val="00403658"/>
    <w:rsid w:val="00403D4F"/>
    <w:rsid w:val="00410D1A"/>
    <w:rsid w:val="00411361"/>
    <w:rsid w:val="00413799"/>
    <w:rsid w:val="00416395"/>
    <w:rsid w:val="0041737C"/>
    <w:rsid w:val="00417C66"/>
    <w:rsid w:val="00420173"/>
    <w:rsid w:val="004207D3"/>
    <w:rsid w:val="00421726"/>
    <w:rsid w:val="00423DF2"/>
    <w:rsid w:val="0042403A"/>
    <w:rsid w:val="00424B14"/>
    <w:rsid w:val="00425018"/>
    <w:rsid w:val="004251E4"/>
    <w:rsid w:val="0043073F"/>
    <w:rsid w:val="00432777"/>
    <w:rsid w:val="0043466E"/>
    <w:rsid w:val="00436542"/>
    <w:rsid w:val="0044269B"/>
    <w:rsid w:val="00442778"/>
    <w:rsid w:val="004440A9"/>
    <w:rsid w:val="004448D8"/>
    <w:rsid w:val="00447327"/>
    <w:rsid w:val="00451A62"/>
    <w:rsid w:val="0045277E"/>
    <w:rsid w:val="00452841"/>
    <w:rsid w:val="00452DC9"/>
    <w:rsid w:val="0045332D"/>
    <w:rsid w:val="0045649E"/>
    <w:rsid w:val="00465664"/>
    <w:rsid w:val="0046614C"/>
    <w:rsid w:val="00473C27"/>
    <w:rsid w:val="00482344"/>
    <w:rsid w:val="00482543"/>
    <w:rsid w:val="00485218"/>
    <w:rsid w:val="00485C92"/>
    <w:rsid w:val="00486B69"/>
    <w:rsid w:val="00490633"/>
    <w:rsid w:val="00494908"/>
    <w:rsid w:val="00494BA6"/>
    <w:rsid w:val="00495F85"/>
    <w:rsid w:val="004A01F8"/>
    <w:rsid w:val="004A4259"/>
    <w:rsid w:val="004B2499"/>
    <w:rsid w:val="004B2720"/>
    <w:rsid w:val="004C1859"/>
    <w:rsid w:val="004C42BD"/>
    <w:rsid w:val="004C4525"/>
    <w:rsid w:val="004C5C43"/>
    <w:rsid w:val="004C7A6A"/>
    <w:rsid w:val="004D5A9D"/>
    <w:rsid w:val="004D7179"/>
    <w:rsid w:val="004E1D64"/>
    <w:rsid w:val="004E206C"/>
    <w:rsid w:val="004E6363"/>
    <w:rsid w:val="004F16F4"/>
    <w:rsid w:val="004F2756"/>
    <w:rsid w:val="004F28AC"/>
    <w:rsid w:val="004F295C"/>
    <w:rsid w:val="004F6AEB"/>
    <w:rsid w:val="004F7461"/>
    <w:rsid w:val="005002AD"/>
    <w:rsid w:val="0050056E"/>
    <w:rsid w:val="00500C7A"/>
    <w:rsid w:val="005037F9"/>
    <w:rsid w:val="00505465"/>
    <w:rsid w:val="0051574A"/>
    <w:rsid w:val="005157FD"/>
    <w:rsid w:val="00516F79"/>
    <w:rsid w:val="005218E4"/>
    <w:rsid w:val="00522320"/>
    <w:rsid w:val="00522466"/>
    <w:rsid w:val="00522BC2"/>
    <w:rsid w:val="00523F2E"/>
    <w:rsid w:val="00526D26"/>
    <w:rsid w:val="0052777B"/>
    <w:rsid w:val="0053034E"/>
    <w:rsid w:val="00530640"/>
    <w:rsid w:val="00531A29"/>
    <w:rsid w:val="005335D3"/>
    <w:rsid w:val="005411B2"/>
    <w:rsid w:val="00541B0B"/>
    <w:rsid w:val="00542AC6"/>
    <w:rsid w:val="00543FE9"/>
    <w:rsid w:val="0054470A"/>
    <w:rsid w:val="00545DC6"/>
    <w:rsid w:val="00546B6A"/>
    <w:rsid w:val="00546E20"/>
    <w:rsid w:val="00550474"/>
    <w:rsid w:val="00551060"/>
    <w:rsid w:val="005521D8"/>
    <w:rsid w:val="005529B5"/>
    <w:rsid w:val="00553248"/>
    <w:rsid w:val="005547D2"/>
    <w:rsid w:val="005576C7"/>
    <w:rsid w:val="005603CF"/>
    <w:rsid w:val="005607B3"/>
    <w:rsid w:val="0057014F"/>
    <w:rsid w:val="00581D84"/>
    <w:rsid w:val="00585C69"/>
    <w:rsid w:val="005862AC"/>
    <w:rsid w:val="00586DE7"/>
    <w:rsid w:val="00587340"/>
    <w:rsid w:val="0059056B"/>
    <w:rsid w:val="00593C2E"/>
    <w:rsid w:val="00597160"/>
    <w:rsid w:val="005A0788"/>
    <w:rsid w:val="005A18D6"/>
    <w:rsid w:val="005A1D64"/>
    <w:rsid w:val="005A3194"/>
    <w:rsid w:val="005A3EA2"/>
    <w:rsid w:val="005A4F1A"/>
    <w:rsid w:val="005A61BF"/>
    <w:rsid w:val="005B1388"/>
    <w:rsid w:val="005B13D0"/>
    <w:rsid w:val="005B67FF"/>
    <w:rsid w:val="005B7D90"/>
    <w:rsid w:val="005B7F1C"/>
    <w:rsid w:val="005C034F"/>
    <w:rsid w:val="005C4966"/>
    <w:rsid w:val="005C51AD"/>
    <w:rsid w:val="005C72E5"/>
    <w:rsid w:val="005D2E70"/>
    <w:rsid w:val="005D2E92"/>
    <w:rsid w:val="005D56BF"/>
    <w:rsid w:val="005D69AE"/>
    <w:rsid w:val="005F1B74"/>
    <w:rsid w:val="005F4098"/>
    <w:rsid w:val="005F47F9"/>
    <w:rsid w:val="005F6E56"/>
    <w:rsid w:val="00600B0F"/>
    <w:rsid w:val="00600C12"/>
    <w:rsid w:val="00601EAD"/>
    <w:rsid w:val="00603D78"/>
    <w:rsid w:val="00604137"/>
    <w:rsid w:val="00606EE1"/>
    <w:rsid w:val="00611326"/>
    <w:rsid w:val="00614965"/>
    <w:rsid w:val="00615525"/>
    <w:rsid w:val="00625958"/>
    <w:rsid w:val="00625A66"/>
    <w:rsid w:val="00626CE7"/>
    <w:rsid w:val="00635EC6"/>
    <w:rsid w:val="00635FD1"/>
    <w:rsid w:val="0063652C"/>
    <w:rsid w:val="00637EB5"/>
    <w:rsid w:val="00643EC1"/>
    <w:rsid w:val="006452DE"/>
    <w:rsid w:val="0064762F"/>
    <w:rsid w:val="00647D87"/>
    <w:rsid w:val="00655083"/>
    <w:rsid w:val="00656658"/>
    <w:rsid w:val="00656682"/>
    <w:rsid w:val="00660E54"/>
    <w:rsid w:val="0066295B"/>
    <w:rsid w:val="006639F5"/>
    <w:rsid w:val="00663DB6"/>
    <w:rsid w:val="0066489D"/>
    <w:rsid w:val="00665D81"/>
    <w:rsid w:val="00665F01"/>
    <w:rsid w:val="00666C17"/>
    <w:rsid w:val="00670482"/>
    <w:rsid w:val="006754B8"/>
    <w:rsid w:val="00683D75"/>
    <w:rsid w:val="006852DB"/>
    <w:rsid w:val="0068535D"/>
    <w:rsid w:val="00685823"/>
    <w:rsid w:val="006861A4"/>
    <w:rsid w:val="00691AC7"/>
    <w:rsid w:val="00692749"/>
    <w:rsid w:val="0069375E"/>
    <w:rsid w:val="006A675C"/>
    <w:rsid w:val="006A7E86"/>
    <w:rsid w:val="006B0973"/>
    <w:rsid w:val="006B1FF5"/>
    <w:rsid w:val="006B246E"/>
    <w:rsid w:val="006B4C18"/>
    <w:rsid w:val="006B7386"/>
    <w:rsid w:val="006B7E24"/>
    <w:rsid w:val="006C014E"/>
    <w:rsid w:val="006C3B49"/>
    <w:rsid w:val="006C626F"/>
    <w:rsid w:val="006C6AE8"/>
    <w:rsid w:val="006C7D26"/>
    <w:rsid w:val="006C7E0C"/>
    <w:rsid w:val="006C7E5B"/>
    <w:rsid w:val="006D30A2"/>
    <w:rsid w:val="006E0C6E"/>
    <w:rsid w:val="006E405C"/>
    <w:rsid w:val="006E508C"/>
    <w:rsid w:val="006F0A24"/>
    <w:rsid w:val="006F733D"/>
    <w:rsid w:val="007006BC"/>
    <w:rsid w:val="00701A94"/>
    <w:rsid w:val="00703C9D"/>
    <w:rsid w:val="00704013"/>
    <w:rsid w:val="00704F90"/>
    <w:rsid w:val="007057B7"/>
    <w:rsid w:val="00706D3A"/>
    <w:rsid w:val="00707707"/>
    <w:rsid w:val="007100DF"/>
    <w:rsid w:val="007106D7"/>
    <w:rsid w:val="00710CAC"/>
    <w:rsid w:val="00710E93"/>
    <w:rsid w:val="00711E57"/>
    <w:rsid w:val="00715FEA"/>
    <w:rsid w:val="007168FA"/>
    <w:rsid w:val="0072237C"/>
    <w:rsid w:val="00722495"/>
    <w:rsid w:val="00724E1B"/>
    <w:rsid w:val="00725A14"/>
    <w:rsid w:val="0073013A"/>
    <w:rsid w:val="00731CC7"/>
    <w:rsid w:val="007346EF"/>
    <w:rsid w:val="007349C5"/>
    <w:rsid w:val="00736935"/>
    <w:rsid w:val="00736C32"/>
    <w:rsid w:val="00737B48"/>
    <w:rsid w:val="00740163"/>
    <w:rsid w:val="00743AE3"/>
    <w:rsid w:val="00743DAE"/>
    <w:rsid w:val="007454F9"/>
    <w:rsid w:val="0075338A"/>
    <w:rsid w:val="00757034"/>
    <w:rsid w:val="00761B28"/>
    <w:rsid w:val="00762A5E"/>
    <w:rsid w:val="007657CA"/>
    <w:rsid w:val="0076598C"/>
    <w:rsid w:val="00765D77"/>
    <w:rsid w:val="0076601A"/>
    <w:rsid w:val="00766025"/>
    <w:rsid w:val="00766354"/>
    <w:rsid w:val="00772328"/>
    <w:rsid w:val="007735EA"/>
    <w:rsid w:val="00777043"/>
    <w:rsid w:val="007806A6"/>
    <w:rsid w:val="00783B1F"/>
    <w:rsid w:val="007855C4"/>
    <w:rsid w:val="0078600D"/>
    <w:rsid w:val="00787294"/>
    <w:rsid w:val="00787367"/>
    <w:rsid w:val="00790D2F"/>
    <w:rsid w:val="007959C7"/>
    <w:rsid w:val="00796DEA"/>
    <w:rsid w:val="00797E98"/>
    <w:rsid w:val="007A2574"/>
    <w:rsid w:val="007A7C29"/>
    <w:rsid w:val="007A7D6F"/>
    <w:rsid w:val="007B0472"/>
    <w:rsid w:val="007B0ADD"/>
    <w:rsid w:val="007B15A0"/>
    <w:rsid w:val="007B20B2"/>
    <w:rsid w:val="007B38BC"/>
    <w:rsid w:val="007B538E"/>
    <w:rsid w:val="007B5AF3"/>
    <w:rsid w:val="007B6CD6"/>
    <w:rsid w:val="007B7ED2"/>
    <w:rsid w:val="007C2305"/>
    <w:rsid w:val="007C2D7C"/>
    <w:rsid w:val="007C378C"/>
    <w:rsid w:val="007C48B9"/>
    <w:rsid w:val="007C499A"/>
    <w:rsid w:val="007C4BB2"/>
    <w:rsid w:val="007C5864"/>
    <w:rsid w:val="007D256B"/>
    <w:rsid w:val="007D418E"/>
    <w:rsid w:val="007D48B7"/>
    <w:rsid w:val="007D49D6"/>
    <w:rsid w:val="007D5583"/>
    <w:rsid w:val="007D5CBD"/>
    <w:rsid w:val="007E0675"/>
    <w:rsid w:val="007E1C87"/>
    <w:rsid w:val="007E6BD3"/>
    <w:rsid w:val="007E7598"/>
    <w:rsid w:val="007F695B"/>
    <w:rsid w:val="007F6A8F"/>
    <w:rsid w:val="007F78FD"/>
    <w:rsid w:val="00805DE9"/>
    <w:rsid w:val="00806810"/>
    <w:rsid w:val="00807297"/>
    <w:rsid w:val="0081069F"/>
    <w:rsid w:val="00812DEE"/>
    <w:rsid w:val="00820146"/>
    <w:rsid w:val="00820587"/>
    <w:rsid w:val="0082155B"/>
    <w:rsid w:val="008301BA"/>
    <w:rsid w:val="00832797"/>
    <w:rsid w:val="00832D70"/>
    <w:rsid w:val="00836F66"/>
    <w:rsid w:val="00837526"/>
    <w:rsid w:val="0084049A"/>
    <w:rsid w:val="008408FA"/>
    <w:rsid w:val="00840A5A"/>
    <w:rsid w:val="00843327"/>
    <w:rsid w:val="00844963"/>
    <w:rsid w:val="00847524"/>
    <w:rsid w:val="00850181"/>
    <w:rsid w:val="008516A0"/>
    <w:rsid w:val="00851E78"/>
    <w:rsid w:val="00852006"/>
    <w:rsid w:val="008521FF"/>
    <w:rsid w:val="00852935"/>
    <w:rsid w:val="0085552F"/>
    <w:rsid w:val="00856BE3"/>
    <w:rsid w:val="00857B26"/>
    <w:rsid w:val="00862274"/>
    <w:rsid w:val="00866316"/>
    <w:rsid w:val="00867426"/>
    <w:rsid w:val="00870AEC"/>
    <w:rsid w:val="00880178"/>
    <w:rsid w:val="008840A1"/>
    <w:rsid w:val="00884994"/>
    <w:rsid w:val="00885DE3"/>
    <w:rsid w:val="008862EB"/>
    <w:rsid w:val="0088659C"/>
    <w:rsid w:val="00891518"/>
    <w:rsid w:val="00892744"/>
    <w:rsid w:val="0089306B"/>
    <w:rsid w:val="008930B7"/>
    <w:rsid w:val="008A0EBB"/>
    <w:rsid w:val="008A3910"/>
    <w:rsid w:val="008A5409"/>
    <w:rsid w:val="008A6A24"/>
    <w:rsid w:val="008B022E"/>
    <w:rsid w:val="008B04CD"/>
    <w:rsid w:val="008B7053"/>
    <w:rsid w:val="008C05C9"/>
    <w:rsid w:val="008C37BB"/>
    <w:rsid w:val="008C5283"/>
    <w:rsid w:val="008C693F"/>
    <w:rsid w:val="008D4475"/>
    <w:rsid w:val="008D5BD9"/>
    <w:rsid w:val="008D5F02"/>
    <w:rsid w:val="008E2417"/>
    <w:rsid w:val="008E4160"/>
    <w:rsid w:val="008F1801"/>
    <w:rsid w:val="008F285F"/>
    <w:rsid w:val="008F7486"/>
    <w:rsid w:val="00902DFC"/>
    <w:rsid w:val="00903E96"/>
    <w:rsid w:val="00907EB4"/>
    <w:rsid w:val="00910769"/>
    <w:rsid w:val="00912B18"/>
    <w:rsid w:val="00914C7F"/>
    <w:rsid w:val="00916706"/>
    <w:rsid w:val="00920BCF"/>
    <w:rsid w:val="00921CAB"/>
    <w:rsid w:val="0092305F"/>
    <w:rsid w:val="009232C8"/>
    <w:rsid w:val="00924662"/>
    <w:rsid w:val="009259D7"/>
    <w:rsid w:val="00925E4C"/>
    <w:rsid w:val="00931727"/>
    <w:rsid w:val="00931F44"/>
    <w:rsid w:val="00933C69"/>
    <w:rsid w:val="009427F1"/>
    <w:rsid w:val="00942F70"/>
    <w:rsid w:val="00946B09"/>
    <w:rsid w:val="00947068"/>
    <w:rsid w:val="00947139"/>
    <w:rsid w:val="00947B22"/>
    <w:rsid w:val="009500ED"/>
    <w:rsid w:val="00951C13"/>
    <w:rsid w:val="00952A0E"/>
    <w:rsid w:val="00954128"/>
    <w:rsid w:val="009553FA"/>
    <w:rsid w:val="00955816"/>
    <w:rsid w:val="009561F2"/>
    <w:rsid w:val="00956397"/>
    <w:rsid w:val="0095639C"/>
    <w:rsid w:val="00956DCC"/>
    <w:rsid w:val="0096116C"/>
    <w:rsid w:val="009618E5"/>
    <w:rsid w:val="009622B8"/>
    <w:rsid w:val="00967B2A"/>
    <w:rsid w:val="00973AF4"/>
    <w:rsid w:val="00975571"/>
    <w:rsid w:val="00975BE3"/>
    <w:rsid w:val="00977A74"/>
    <w:rsid w:val="009800E7"/>
    <w:rsid w:val="00984D30"/>
    <w:rsid w:val="009916AD"/>
    <w:rsid w:val="00991F03"/>
    <w:rsid w:val="009935E8"/>
    <w:rsid w:val="009A2ED6"/>
    <w:rsid w:val="009A4BB8"/>
    <w:rsid w:val="009A7A3B"/>
    <w:rsid w:val="009A7D54"/>
    <w:rsid w:val="009B061C"/>
    <w:rsid w:val="009B1589"/>
    <w:rsid w:val="009C5D07"/>
    <w:rsid w:val="009D2DD7"/>
    <w:rsid w:val="009D3B7C"/>
    <w:rsid w:val="009D493D"/>
    <w:rsid w:val="009E037F"/>
    <w:rsid w:val="009E0A91"/>
    <w:rsid w:val="009E1B7C"/>
    <w:rsid w:val="009E1D95"/>
    <w:rsid w:val="009E218F"/>
    <w:rsid w:val="009E2855"/>
    <w:rsid w:val="009E360B"/>
    <w:rsid w:val="009E3F83"/>
    <w:rsid w:val="009E4B0C"/>
    <w:rsid w:val="009E5FB2"/>
    <w:rsid w:val="009F05ED"/>
    <w:rsid w:val="009F2858"/>
    <w:rsid w:val="009F2F99"/>
    <w:rsid w:val="009F4050"/>
    <w:rsid w:val="009F5BE9"/>
    <w:rsid w:val="009F5C25"/>
    <w:rsid w:val="009F76C2"/>
    <w:rsid w:val="00A002DD"/>
    <w:rsid w:val="00A01F1D"/>
    <w:rsid w:val="00A04800"/>
    <w:rsid w:val="00A133B6"/>
    <w:rsid w:val="00A16617"/>
    <w:rsid w:val="00A17A9D"/>
    <w:rsid w:val="00A17B2A"/>
    <w:rsid w:val="00A2056F"/>
    <w:rsid w:val="00A26300"/>
    <w:rsid w:val="00A303E7"/>
    <w:rsid w:val="00A30A0C"/>
    <w:rsid w:val="00A30F07"/>
    <w:rsid w:val="00A33E24"/>
    <w:rsid w:val="00A359A8"/>
    <w:rsid w:val="00A36B18"/>
    <w:rsid w:val="00A4117F"/>
    <w:rsid w:val="00A412FE"/>
    <w:rsid w:val="00A43C5C"/>
    <w:rsid w:val="00A44071"/>
    <w:rsid w:val="00A44200"/>
    <w:rsid w:val="00A576FA"/>
    <w:rsid w:val="00A60DAF"/>
    <w:rsid w:val="00A627E7"/>
    <w:rsid w:val="00A62CB4"/>
    <w:rsid w:val="00A63FBC"/>
    <w:rsid w:val="00A641B3"/>
    <w:rsid w:val="00A66896"/>
    <w:rsid w:val="00A67112"/>
    <w:rsid w:val="00A70C24"/>
    <w:rsid w:val="00A73379"/>
    <w:rsid w:val="00A75D49"/>
    <w:rsid w:val="00A7767C"/>
    <w:rsid w:val="00A81BD6"/>
    <w:rsid w:val="00A8281B"/>
    <w:rsid w:val="00A83698"/>
    <w:rsid w:val="00A838CC"/>
    <w:rsid w:val="00A83D5D"/>
    <w:rsid w:val="00A840D6"/>
    <w:rsid w:val="00A849E6"/>
    <w:rsid w:val="00A87327"/>
    <w:rsid w:val="00A91038"/>
    <w:rsid w:val="00A9186F"/>
    <w:rsid w:val="00A93C31"/>
    <w:rsid w:val="00A956D0"/>
    <w:rsid w:val="00AA08CB"/>
    <w:rsid w:val="00AA1262"/>
    <w:rsid w:val="00AA23B6"/>
    <w:rsid w:val="00AA6F0D"/>
    <w:rsid w:val="00AB4535"/>
    <w:rsid w:val="00AB48B2"/>
    <w:rsid w:val="00AB577D"/>
    <w:rsid w:val="00AB6ADC"/>
    <w:rsid w:val="00AD30EB"/>
    <w:rsid w:val="00AD3D60"/>
    <w:rsid w:val="00AD43B0"/>
    <w:rsid w:val="00AD521C"/>
    <w:rsid w:val="00AD6D0C"/>
    <w:rsid w:val="00AD6EBB"/>
    <w:rsid w:val="00AE12B5"/>
    <w:rsid w:val="00AE1FEF"/>
    <w:rsid w:val="00AE6935"/>
    <w:rsid w:val="00AE6C58"/>
    <w:rsid w:val="00AE6F9E"/>
    <w:rsid w:val="00AF096A"/>
    <w:rsid w:val="00AF2EDB"/>
    <w:rsid w:val="00AF353B"/>
    <w:rsid w:val="00AF66A0"/>
    <w:rsid w:val="00AF71A1"/>
    <w:rsid w:val="00AF7FE3"/>
    <w:rsid w:val="00B007DC"/>
    <w:rsid w:val="00B040E2"/>
    <w:rsid w:val="00B21A60"/>
    <w:rsid w:val="00B24202"/>
    <w:rsid w:val="00B25FC9"/>
    <w:rsid w:val="00B2696F"/>
    <w:rsid w:val="00B26F06"/>
    <w:rsid w:val="00B40101"/>
    <w:rsid w:val="00B407AE"/>
    <w:rsid w:val="00B432FB"/>
    <w:rsid w:val="00B53953"/>
    <w:rsid w:val="00B55259"/>
    <w:rsid w:val="00B55549"/>
    <w:rsid w:val="00B55794"/>
    <w:rsid w:val="00B57565"/>
    <w:rsid w:val="00B614B2"/>
    <w:rsid w:val="00B67A25"/>
    <w:rsid w:val="00B67C84"/>
    <w:rsid w:val="00B72E23"/>
    <w:rsid w:val="00B72E64"/>
    <w:rsid w:val="00B75939"/>
    <w:rsid w:val="00B82D24"/>
    <w:rsid w:val="00B845DC"/>
    <w:rsid w:val="00B84E8A"/>
    <w:rsid w:val="00B904D3"/>
    <w:rsid w:val="00B92A1A"/>
    <w:rsid w:val="00BA05E3"/>
    <w:rsid w:val="00BA0F66"/>
    <w:rsid w:val="00BA48F6"/>
    <w:rsid w:val="00BA635E"/>
    <w:rsid w:val="00BB2E86"/>
    <w:rsid w:val="00BB37D6"/>
    <w:rsid w:val="00BB4138"/>
    <w:rsid w:val="00BB70A3"/>
    <w:rsid w:val="00BD1233"/>
    <w:rsid w:val="00BD1CAE"/>
    <w:rsid w:val="00BD2D80"/>
    <w:rsid w:val="00BD3881"/>
    <w:rsid w:val="00BD40D4"/>
    <w:rsid w:val="00BD5B4C"/>
    <w:rsid w:val="00BE2C43"/>
    <w:rsid w:val="00BE608E"/>
    <w:rsid w:val="00BE7F45"/>
    <w:rsid w:val="00BF3751"/>
    <w:rsid w:val="00BF3CE8"/>
    <w:rsid w:val="00C026FA"/>
    <w:rsid w:val="00C038C9"/>
    <w:rsid w:val="00C048B8"/>
    <w:rsid w:val="00C0506F"/>
    <w:rsid w:val="00C120B2"/>
    <w:rsid w:val="00C121B6"/>
    <w:rsid w:val="00C1281E"/>
    <w:rsid w:val="00C14B00"/>
    <w:rsid w:val="00C20371"/>
    <w:rsid w:val="00C20785"/>
    <w:rsid w:val="00C21DE4"/>
    <w:rsid w:val="00C22313"/>
    <w:rsid w:val="00C2331A"/>
    <w:rsid w:val="00C2557E"/>
    <w:rsid w:val="00C27DE5"/>
    <w:rsid w:val="00C33510"/>
    <w:rsid w:val="00C3508D"/>
    <w:rsid w:val="00C35C7A"/>
    <w:rsid w:val="00C361E9"/>
    <w:rsid w:val="00C425D3"/>
    <w:rsid w:val="00C45057"/>
    <w:rsid w:val="00C51024"/>
    <w:rsid w:val="00C5432E"/>
    <w:rsid w:val="00C57C51"/>
    <w:rsid w:val="00C64239"/>
    <w:rsid w:val="00C643DC"/>
    <w:rsid w:val="00C64919"/>
    <w:rsid w:val="00C652CA"/>
    <w:rsid w:val="00C67BB8"/>
    <w:rsid w:val="00C70FE2"/>
    <w:rsid w:val="00C73476"/>
    <w:rsid w:val="00C74789"/>
    <w:rsid w:val="00C76A48"/>
    <w:rsid w:val="00C81567"/>
    <w:rsid w:val="00C8302B"/>
    <w:rsid w:val="00C84F97"/>
    <w:rsid w:val="00C862F8"/>
    <w:rsid w:val="00C95A57"/>
    <w:rsid w:val="00C9695C"/>
    <w:rsid w:val="00CA05FB"/>
    <w:rsid w:val="00CA3673"/>
    <w:rsid w:val="00CA4A3A"/>
    <w:rsid w:val="00CA4FCE"/>
    <w:rsid w:val="00CA7CBF"/>
    <w:rsid w:val="00CB2B23"/>
    <w:rsid w:val="00CB497B"/>
    <w:rsid w:val="00CB76C4"/>
    <w:rsid w:val="00CC0033"/>
    <w:rsid w:val="00CC0B0F"/>
    <w:rsid w:val="00CC33ED"/>
    <w:rsid w:val="00CC39AC"/>
    <w:rsid w:val="00CC3A4A"/>
    <w:rsid w:val="00CC49B2"/>
    <w:rsid w:val="00CD3861"/>
    <w:rsid w:val="00CD454A"/>
    <w:rsid w:val="00CD67B9"/>
    <w:rsid w:val="00CE443E"/>
    <w:rsid w:val="00CE4CA3"/>
    <w:rsid w:val="00CE5458"/>
    <w:rsid w:val="00CE7E40"/>
    <w:rsid w:val="00CE7E6D"/>
    <w:rsid w:val="00CF0B51"/>
    <w:rsid w:val="00CF0C87"/>
    <w:rsid w:val="00CF318E"/>
    <w:rsid w:val="00CF3370"/>
    <w:rsid w:val="00CF4665"/>
    <w:rsid w:val="00D04D91"/>
    <w:rsid w:val="00D050BF"/>
    <w:rsid w:val="00D05384"/>
    <w:rsid w:val="00D05648"/>
    <w:rsid w:val="00D108DA"/>
    <w:rsid w:val="00D11D0A"/>
    <w:rsid w:val="00D11E4F"/>
    <w:rsid w:val="00D13DF9"/>
    <w:rsid w:val="00D1645F"/>
    <w:rsid w:val="00D20F5B"/>
    <w:rsid w:val="00D20FAB"/>
    <w:rsid w:val="00D30D18"/>
    <w:rsid w:val="00D3211A"/>
    <w:rsid w:val="00D33AF5"/>
    <w:rsid w:val="00D33B0D"/>
    <w:rsid w:val="00D33CA6"/>
    <w:rsid w:val="00D346DD"/>
    <w:rsid w:val="00D34F1E"/>
    <w:rsid w:val="00D353BF"/>
    <w:rsid w:val="00D409BE"/>
    <w:rsid w:val="00D40C74"/>
    <w:rsid w:val="00D500A7"/>
    <w:rsid w:val="00D51F63"/>
    <w:rsid w:val="00D5366E"/>
    <w:rsid w:val="00D53BC4"/>
    <w:rsid w:val="00D53BF5"/>
    <w:rsid w:val="00D54CC4"/>
    <w:rsid w:val="00D55F7F"/>
    <w:rsid w:val="00D576BD"/>
    <w:rsid w:val="00D57832"/>
    <w:rsid w:val="00D62FFD"/>
    <w:rsid w:val="00D638C2"/>
    <w:rsid w:val="00D65C82"/>
    <w:rsid w:val="00D67120"/>
    <w:rsid w:val="00D71BB6"/>
    <w:rsid w:val="00D761F5"/>
    <w:rsid w:val="00D7640A"/>
    <w:rsid w:val="00D81E95"/>
    <w:rsid w:val="00D82560"/>
    <w:rsid w:val="00D85230"/>
    <w:rsid w:val="00D8568D"/>
    <w:rsid w:val="00D912B7"/>
    <w:rsid w:val="00D92717"/>
    <w:rsid w:val="00D92899"/>
    <w:rsid w:val="00D94560"/>
    <w:rsid w:val="00D9537D"/>
    <w:rsid w:val="00D97279"/>
    <w:rsid w:val="00DA453A"/>
    <w:rsid w:val="00DB186A"/>
    <w:rsid w:val="00DB245B"/>
    <w:rsid w:val="00DB26F0"/>
    <w:rsid w:val="00DB458A"/>
    <w:rsid w:val="00DB75EA"/>
    <w:rsid w:val="00DC21EA"/>
    <w:rsid w:val="00DC43B1"/>
    <w:rsid w:val="00DD1B4A"/>
    <w:rsid w:val="00DD3C33"/>
    <w:rsid w:val="00DD5799"/>
    <w:rsid w:val="00DD6845"/>
    <w:rsid w:val="00DD6957"/>
    <w:rsid w:val="00DE18E1"/>
    <w:rsid w:val="00DE2149"/>
    <w:rsid w:val="00DE3889"/>
    <w:rsid w:val="00DE41A3"/>
    <w:rsid w:val="00DE42CA"/>
    <w:rsid w:val="00DF19A3"/>
    <w:rsid w:val="00DF581F"/>
    <w:rsid w:val="00DF7AD6"/>
    <w:rsid w:val="00E012B3"/>
    <w:rsid w:val="00E022F5"/>
    <w:rsid w:val="00E02DCF"/>
    <w:rsid w:val="00E037D1"/>
    <w:rsid w:val="00E06A32"/>
    <w:rsid w:val="00E0752A"/>
    <w:rsid w:val="00E078F3"/>
    <w:rsid w:val="00E1046F"/>
    <w:rsid w:val="00E117CD"/>
    <w:rsid w:val="00E1215A"/>
    <w:rsid w:val="00E12E99"/>
    <w:rsid w:val="00E1662E"/>
    <w:rsid w:val="00E26C07"/>
    <w:rsid w:val="00E300A5"/>
    <w:rsid w:val="00E3428E"/>
    <w:rsid w:val="00E43747"/>
    <w:rsid w:val="00E46137"/>
    <w:rsid w:val="00E4780B"/>
    <w:rsid w:val="00E47A9A"/>
    <w:rsid w:val="00E47DA3"/>
    <w:rsid w:val="00E510CF"/>
    <w:rsid w:val="00E51390"/>
    <w:rsid w:val="00E5151B"/>
    <w:rsid w:val="00E55733"/>
    <w:rsid w:val="00E60F4A"/>
    <w:rsid w:val="00E6790C"/>
    <w:rsid w:val="00E708FE"/>
    <w:rsid w:val="00E70A87"/>
    <w:rsid w:val="00E73C50"/>
    <w:rsid w:val="00E7448F"/>
    <w:rsid w:val="00E746B8"/>
    <w:rsid w:val="00E76078"/>
    <w:rsid w:val="00E76803"/>
    <w:rsid w:val="00E769BC"/>
    <w:rsid w:val="00E800A5"/>
    <w:rsid w:val="00E815FC"/>
    <w:rsid w:val="00E81827"/>
    <w:rsid w:val="00E82AC1"/>
    <w:rsid w:val="00E83A33"/>
    <w:rsid w:val="00E871A6"/>
    <w:rsid w:val="00E965D5"/>
    <w:rsid w:val="00EA0AC6"/>
    <w:rsid w:val="00EA1685"/>
    <w:rsid w:val="00EA1CF6"/>
    <w:rsid w:val="00EA1DF0"/>
    <w:rsid w:val="00EA4E3E"/>
    <w:rsid w:val="00EA6D60"/>
    <w:rsid w:val="00EB10DF"/>
    <w:rsid w:val="00EB21D7"/>
    <w:rsid w:val="00EB31C8"/>
    <w:rsid w:val="00EB331E"/>
    <w:rsid w:val="00EB3AFD"/>
    <w:rsid w:val="00EB6874"/>
    <w:rsid w:val="00EB76C0"/>
    <w:rsid w:val="00EC0290"/>
    <w:rsid w:val="00EC44FE"/>
    <w:rsid w:val="00EC4A59"/>
    <w:rsid w:val="00EC62E2"/>
    <w:rsid w:val="00EC7D82"/>
    <w:rsid w:val="00ED1749"/>
    <w:rsid w:val="00ED3A22"/>
    <w:rsid w:val="00EE016E"/>
    <w:rsid w:val="00EE05D6"/>
    <w:rsid w:val="00EE49E1"/>
    <w:rsid w:val="00EF22FB"/>
    <w:rsid w:val="00EF2355"/>
    <w:rsid w:val="00EF3C28"/>
    <w:rsid w:val="00EF4CD8"/>
    <w:rsid w:val="00EF5482"/>
    <w:rsid w:val="00EF58D7"/>
    <w:rsid w:val="00F01B71"/>
    <w:rsid w:val="00F03710"/>
    <w:rsid w:val="00F03DB2"/>
    <w:rsid w:val="00F049DA"/>
    <w:rsid w:val="00F1163F"/>
    <w:rsid w:val="00F15777"/>
    <w:rsid w:val="00F1583B"/>
    <w:rsid w:val="00F1733F"/>
    <w:rsid w:val="00F2180F"/>
    <w:rsid w:val="00F21EEF"/>
    <w:rsid w:val="00F23373"/>
    <w:rsid w:val="00F23B68"/>
    <w:rsid w:val="00F24DF9"/>
    <w:rsid w:val="00F2567B"/>
    <w:rsid w:val="00F25F40"/>
    <w:rsid w:val="00F25F5D"/>
    <w:rsid w:val="00F26B86"/>
    <w:rsid w:val="00F27490"/>
    <w:rsid w:val="00F32B29"/>
    <w:rsid w:val="00F3431B"/>
    <w:rsid w:val="00F349FA"/>
    <w:rsid w:val="00F363D0"/>
    <w:rsid w:val="00F4127F"/>
    <w:rsid w:val="00F4280A"/>
    <w:rsid w:val="00F44A0C"/>
    <w:rsid w:val="00F44F1B"/>
    <w:rsid w:val="00F45E4F"/>
    <w:rsid w:val="00F46243"/>
    <w:rsid w:val="00F47B49"/>
    <w:rsid w:val="00F538F5"/>
    <w:rsid w:val="00F53DB5"/>
    <w:rsid w:val="00F61D3A"/>
    <w:rsid w:val="00F63D6E"/>
    <w:rsid w:val="00F63E39"/>
    <w:rsid w:val="00F64878"/>
    <w:rsid w:val="00F64A6E"/>
    <w:rsid w:val="00F65A76"/>
    <w:rsid w:val="00F672AF"/>
    <w:rsid w:val="00F72F7F"/>
    <w:rsid w:val="00F75420"/>
    <w:rsid w:val="00F768BC"/>
    <w:rsid w:val="00F77619"/>
    <w:rsid w:val="00F818A7"/>
    <w:rsid w:val="00F83E6D"/>
    <w:rsid w:val="00F8442C"/>
    <w:rsid w:val="00F862B7"/>
    <w:rsid w:val="00F86CDD"/>
    <w:rsid w:val="00F877DA"/>
    <w:rsid w:val="00F92111"/>
    <w:rsid w:val="00F927EC"/>
    <w:rsid w:val="00F9330B"/>
    <w:rsid w:val="00F93439"/>
    <w:rsid w:val="00F96E09"/>
    <w:rsid w:val="00FA08AC"/>
    <w:rsid w:val="00FA1F33"/>
    <w:rsid w:val="00FA4924"/>
    <w:rsid w:val="00FB027A"/>
    <w:rsid w:val="00FB6107"/>
    <w:rsid w:val="00FB63F0"/>
    <w:rsid w:val="00FB7CFE"/>
    <w:rsid w:val="00FC7EA4"/>
    <w:rsid w:val="00FE1C4F"/>
    <w:rsid w:val="00FE2B15"/>
    <w:rsid w:val="00FE2CED"/>
    <w:rsid w:val="00FE37FC"/>
    <w:rsid w:val="00FE7880"/>
    <w:rsid w:val="00FF27AC"/>
    <w:rsid w:val="00FF3734"/>
    <w:rsid w:val="00FF377F"/>
    <w:rsid w:val="00FF55DB"/>
    <w:rsid w:val="00FF6A17"/>
    <w:rsid w:val="00FF7B55"/>
    <w:rsid w:val="0E00340E"/>
    <w:rsid w:val="16632771"/>
    <w:rsid w:val="2F105444"/>
    <w:rsid w:val="365F4CB7"/>
    <w:rsid w:val="68A45401"/>
    <w:rsid w:val="73B90C11"/>
    <w:rsid w:val="7BA813D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name="Title"/>
    <w:lsdException w:uiPriority="99" w:name="Closing"/>
    <w:lsdException w:qFormat="1" w:unhideWhenUsed="0" w:uiPriority="99" w:semiHidden="0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0" w:after="40"/>
      <w:jc w:val="both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paragraph" w:styleId="2">
    <w:name w:val="heading 1"/>
    <w:next w:val="1"/>
    <w:link w:val="28"/>
    <w:qFormat/>
    <w:uiPriority w:val="9"/>
    <w:pPr>
      <w:keepNext/>
      <w:keepLines/>
      <w:spacing w:before="100" w:beforeAutospacing="1" w:after="240"/>
      <w:outlineLvl w:val="0"/>
    </w:pPr>
    <w:rPr>
      <w:rFonts w:ascii="Arial" w:hAnsi="Arial" w:eastAsia="黑体" w:cstheme="minorBidi"/>
      <w:bCs/>
      <w:color w:val="0090C8"/>
      <w:kern w:val="44"/>
      <w:sz w:val="48"/>
      <w:szCs w:val="44"/>
      <w:lang w:val="en-US" w:eastAsia="zh-CN" w:bidi="ar-SA"/>
    </w:rPr>
  </w:style>
  <w:style w:type="paragraph" w:styleId="3">
    <w:name w:val="heading 2"/>
    <w:next w:val="1"/>
    <w:link w:val="30"/>
    <w:qFormat/>
    <w:uiPriority w:val="9"/>
    <w:pPr>
      <w:keepNext/>
      <w:keepLines/>
      <w:spacing w:before="400" w:after="120"/>
      <w:outlineLvl w:val="1"/>
    </w:pPr>
    <w:rPr>
      <w:rFonts w:ascii="Arial" w:hAnsi="Arial" w:eastAsia="黑体" w:cstheme="majorBidi"/>
      <w:bCs/>
      <w:color w:val="0090C8"/>
      <w:kern w:val="2"/>
      <w:sz w:val="36"/>
      <w:szCs w:val="32"/>
      <w:lang w:val="en-US" w:eastAsia="zh-CN" w:bidi="ar-SA"/>
    </w:rPr>
  </w:style>
  <w:style w:type="paragraph" w:styleId="4">
    <w:name w:val="heading 3"/>
    <w:next w:val="1"/>
    <w:link w:val="31"/>
    <w:qFormat/>
    <w:uiPriority w:val="9"/>
    <w:pPr>
      <w:keepNext/>
      <w:keepLines/>
      <w:spacing w:before="120" w:after="120"/>
      <w:outlineLvl w:val="2"/>
    </w:pPr>
    <w:rPr>
      <w:rFonts w:ascii="Arial" w:hAnsi="Arial" w:eastAsia="黑体" w:cstheme="minorBidi"/>
      <w:bCs/>
      <w:color w:val="0090C8"/>
      <w:kern w:val="2"/>
      <w:sz w:val="30"/>
      <w:szCs w:val="32"/>
      <w:lang w:val="en-US" w:eastAsia="zh-CN" w:bidi="ar-SA"/>
    </w:rPr>
  </w:style>
  <w:style w:type="paragraph" w:styleId="5">
    <w:name w:val="heading 4"/>
    <w:basedOn w:val="1"/>
    <w:next w:val="1"/>
    <w:link w:val="32"/>
    <w:qFormat/>
    <w:uiPriority w:val="9"/>
    <w:pPr>
      <w:keepNext/>
      <w:keepLines/>
      <w:spacing w:after="80"/>
      <w:outlineLvl w:val="3"/>
    </w:pPr>
    <w:rPr>
      <w:rFonts w:eastAsia="黑体" w:cstheme="majorBidi"/>
      <w:bCs/>
      <w:color w:val="0090C8"/>
      <w:sz w:val="22"/>
      <w:szCs w:val="28"/>
    </w:rPr>
  </w:style>
  <w:style w:type="paragraph" w:styleId="6">
    <w:name w:val="heading 5"/>
    <w:basedOn w:val="1"/>
    <w:next w:val="1"/>
    <w:link w:val="33"/>
    <w:semiHidden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4"/>
    <w:semiHidden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5"/>
    <w:semiHidden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6"/>
    <w:semiHidden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7"/>
    <w:semiHidden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3"/>
    <w:semiHidden/>
    <w:unhideWhenUsed/>
    <w:qFormat/>
    <w:uiPriority w:val="99"/>
    <w:rPr>
      <w:rFonts w:ascii="宋体"/>
      <w:szCs w:val="18"/>
    </w:rPr>
  </w:style>
  <w:style w:type="paragraph" w:styleId="12">
    <w:name w:val="annotation text"/>
    <w:basedOn w:val="1"/>
    <w:link w:val="51"/>
    <w:semiHidden/>
    <w:unhideWhenUsed/>
    <w:qFormat/>
    <w:uiPriority w:val="99"/>
    <w:pPr>
      <w:jc w:val="left"/>
    </w:pPr>
  </w:style>
  <w:style w:type="paragraph" w:styleId="13">
    <w:name w:val="Balloon Text"/>
    <w:basedOn w:val="1"/>
    <w:link w:val="47"/>
    <w:semiHidden/>
    <w:unhideWhenUsed/>
    <w:qFormat/>
    <w:uiPriority w:val="99"/>
    <w:pPr>
      <w:spacing w:before="0" w:after="0"/>
    </w:pPr>
    <w:rPr>
      <w:szCs w:val="18"/>
    </w:rPr>
  </w:style>
  <w:style w:type="paragraph" w:styleId="14">
    <w:name w:val="footer"/>
    <w:basedOn w:val="1"/>
    <w:link w:val="46"/>
    <w:qFormat/>
    <w:uiPriority w:val="99"/>
    <w:pPr>
      <w:tabs>
        <w:tab w:val="center" w:pos="4153"/>
        <w:tab w:val="right" w:pos="8306"/>
      </w:tabs>
      <w:snapToGrid w:val="0"/>
      <w:jc w:val="left"/>
    </w:pPr>
    <w:rPr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paragraph" w:styleId="15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6">
    <w:name w:val="Signature"/>
    <w:basedOn w:val="1"/>
    <w:link w:val="49"/>
    <w:qFormat/>
    <w:uiPriority w:val="99"/>
    <w:pPr>
      <w:snapToGrid w:val="0"/>
      <w:spacing w:before="0" w:after="0"/>
    </w:pPr>
    <w:rPr>
      <w:rFonts w:ascii="Futura Hv" w:hAnsi="Futura Hv" w:eastAsia="黑体"/>
      <w:sz w:val="10"/>
    </w:rPr>
  </w:style>
  <w:style w:type="paragraph" w:styleId="17">
    <w:name w:val="HTML Preformatted"/>
    <w:basedOn w:val="1"/>
    <w:link w:val="6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宋体" w:hAnsi="宋体" w:cs="宋体"/>
      <w:kern w:val="0"/>
      <w:sz w:val="24"/>
      <w:szCs w:val="24"/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29"/>
    <w:semiHidden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0">
    <w:name w:val="annotation subject"/>
    <w:basedOn w:val="12"/>
    <w:next w:val="12"/>
    <w:link w:val="52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Table Professional"/>
    <w:basedOn w:val="21"/>
    <w:semiHidden/>
    <w:unhideWhenUsed/>
    <w:qFormat/>
    <w:uiPriority w:val="99"/>
    <w:pPr>
      <w:widowControl w:val="0"/>
      <w:spacing w:before="80" w:after="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5">
    <w:name w:val="Hyperlink"/>
    <w:basedOn w:val="2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paragraph" w:styleId="27">
    <w:name w:val="List Paragraph"/>
    <w:basedOn w:val="1"/>
    <w:semiHidden/>
    <w:qFormat/>
    <w:uiPriority w:val="34"/>
    <w:pPr>
      <w:ind w:firstLine="420" w:firstLineChars="200"/>
    </w:pPr>
  </w:style>
  <w:style w:type="character" w:customStyle="1" w:styleId="28">
    <w:name w:val="标题 1 字符"/>
    <w:basedOn w:val="24"/>
    <w:link w:val="2"/>
    <w:qFormat/>
    <w:uiPriority w:val="9"/>
    <w:rPr>
      <w:rFonts w:ascii="Arial" w:hAnsi="Arial" w:eastAsia="黑体"/>
      <w:bCs/>
      <w:color w:val="0090C8"/>
      <w:kern w:val="44"/>
      <w:sz w:val="48"/>
      <w:szCs w:val="44"/>
    </w:rPr>
  </w:style>
  <w:style w:type="character" w:customStyle="1" w:styleId="29">
    <w:name w:val="标题 字符"/>
    <w:basedOn w:val="24"/>
    <w:link w:val="19"/>
    <w:semiHidden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0">
    <w:name w:val="标题 2 字符"/>
    <w:basedOn w:val="24"/>
    <w:link w:val="3"/>
    <w:qFormat/>
    <w:uiPriority w:val="9"/>
    <w:rPr>
      <w:rFonts w:ascii="Arial" w:hAnsi="Arial" w:eastAsia="黑体" w:cstheme="majorBidi"/>
      <w:bCs/>
      <w:color w:val="0090C8"/>
      <w:sz w:val="36"/>
      <w:szCs w:val="32"/>
    </w:rPr>
  </w:style>
  <w:style w:type="character" w:customStyle="1" w:styleId="31">
    <w:name w:val="标题 3 字符"/>
    <w:basedOn w:val="24"/>
    <w:link w:val="4"/>
    <w:qFormat/>
    <w:uiPriority w:val="9"/>
    <w:rPr>
      <w:rFonts w:ascii="Arial" w:hAnsi="Arial" w:eastAsia="黑体"/>
      <w:bCs/>
      <w:color w:val="0090C8"/>
      <w:sz w:val="30"/>
      <w:szCs w:val="32"/>
    </w:rPr>
  </w:style>
  <w:style w:type="character" w:customStyle="1" w:styleId="32">
    <w:name w:val="标题 4 字符"/>
    <w:basedOn w:val="24"/>
    <w:link w:val="5"/>
    <w:qFormat/>
    <w:uiPriority w:val="9"/>
    <w:rPr>
      <w:rFonts w:ascii="Arial" w:hAnsi="Arial" w:eastAsia="黑体" w:cstheme="majorBidi"/>
      <w:bCs/>
      <w:color w:val="0090C8"/>
      <w:sz w:val="22"/>
      <w:szCs w:val="28"/>
    </w:rPr>
  </w:style>
  <w:style w:type="character" w:customStyle="1" w:styleId="33">
    <w:name w:val="标题 5 字符"/>
    <w:basedOn w:val="24"/>
    <w:link w:val="6"/>
    <w:semiHidden/>
    <w:qFormat/>
    <w:uiPriority w:val="0"/>
    <w:rPr>
      <w:b/>
      <w:bCs/>
      <w:sz w:val="28"/>
      <w:szCs w:val="28"/>
    </w:rPr>
  </w:style>
  <w:style w:type="character" w:customStyle="1" w:styleId="34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5">
    <w:name w:val="标题 7 字符"/>
    <w:basedOn w:val="24"/>
    <w:link w:val="8"/>
    <w:semiHidden/>
    <w:qFormat/>
    <w:uiPriority w:val="9"/>
    <w:rPr>
      <w:b/>
      <w:bCs/>
      <w:sz w:val="24"/>
      <w:szCs w:val="24"/>
    </w:rPr>
  </w:style>
  <w:style w:type="character" w:customStyle="1" w:styleId="36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7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38">
    <w:name w:val="Item List"/>
    <w:basedOn w:val="1"/>
    <w:autoRedefine/>
    <w:qFormat/>
    <w:uiPriority w:val="0"/>
    <w:pPr>
      <w:numPr>
        <w:ilvl w:val="0"/>
        <w:numId w:val="1"/>
      </w:numPr>
      <w:spacing w:before="120"/>
      <w:ind w:left="419" w:hanging="419" w:hangingChars="233"/>
      <w:jc w:val="left"/>
    </w:pPr>
    <w:rPr>
      <w:rFonts w:ascii="Source Sans Pro" w:hAnsi="Source Sans Pro" w:eastAsia="Source Sans Pro" w:cs="Times New Roman"/>
      <w:kern w:val="0"/>
      <w:szCs w:val="13"/>
    </w:rPr>
  </w:style>
  <w:style w:type="paragraph" w:customStyle="1" w:styleId="39">
    <w:name w:val="Item List_2"/>
    <w:basedOn w:val="1"/>
    <w:autoRedefine/>
    <w:qFormat/>
    <w:uiPriority w:val="0"/>
    <w:pPr>
      <w:numPr>
        <w:ilvl w:val="0"/>
        <w:numId w:val="2"/>
      </w:numPr>
      <w:spacing w:before="120"/>
      <w:ind w:left="874"/>
      <w:jc w:val="left"/>
    </w:pPr>
    <w:rPr>
      <w:rFonts w:cs="Times New Roman"/>
      <w:kern w:val="0"/>
      <w:szCs w:val="13"/>
    </w:rPr>
  </w:style>
  <w:style w:type="paragraph" w:customStyle="1" w:styleId="40">
    <w:name w:val="Item List_3"/>
    <w:basedOn w:val="1"/>
    <w:autoRedefine/>
    <w:qFormat/>
    <w:uiPriority w:val="0"/>
    <w:pPr>
      <w:numPr>
        <w:ilvl w:val="0"/>
        <w:numId w:val="3"/>
      </w:numPr>
      <w:tabs>
        <w:tab w:val="left" w:pos="945"/>
      </w:tabs>
      <w:spacing w:before="120"/>
      <w:ind w:left="1247" w:hanging="340"/>
      <w:jc w:val="left"/>
    </w:pPr>
    <w:rPr>
      <w:rFonts w:cs="Times New Roman"/>
      <w:kern w:val="0"/>
      <w:szCs w:val="13"/>
    </w:rPr>
  </w:style>
  <w:style w:type="paragraph" w:customStyle="1" w:styleId="41">
    <w:name w:val="图片"/>
    <w:basedOn w:val="1"/>
    <w:qFormat/>
    <w:uiPriority w:val="0"/>
    <w:pPr>
      <w:jc w:val="center"/>
    </w:pPr>
  </w:style>
  <w:style w:type="paragraph" w:customStyle="1" w:styleId="42">
    <w:name w:val="图片标注"/>
    <w:basedOn w:val="41"/>
    <w:qFormat/>
    <w:uiPriority w:val="0"/>
  </w:style>
  <w:style w:type="paragraph" w:customStyle="1" w:styleId="43">
    <w:name w:val="表格标题文字"/>
    <w:qFormat/>
    <w:uiPriority w:val="0"/>
    <w:pPr>
      <w:snapToGrid w:val="0"/>
      <w:spacing w:before="120" w:line="240" w:lineRule="exact"/>
    </w:pPr>
    <w:rPr>
      <w:rFonts w:ascii="Arial" w:hAnsi="Arial" w:eastAsia="黑体" w:cstheme="minorBidi"/>
      <w:kern w:val="2"/>
      <w:sz w:val="18"/>
      <w:szCs w:val="21"/>
      <w:lang w:val="en-US" w:eastAsia="zh-CN" w:bidi="ar-SA"/>
    </w:rPr>
  </w:style>
  <w:style w:type="paragraph" w:customStyle="1" w:styleId="44">
    <w:name w:val="表格非标题文字"/>
    <w:link w:val="48"/>
    <w:qFormat/>
    <w:uiPriority w:val="0"/>
    <w:pPr>
      <w:snapToGrid w:val="0"/>
      <w:spacing w:before="80" w:after="40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character" w:customStyle="1" w:styleId="45">
    <w:name w:val="页眉 字符"/>
    <w:basedOn w:val="24"/>
    <w:link w:val="15"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6">
    <w:name w:val="页脚 字符"/>
    <w:basedOn w:val="24"/>
    <w:link w:val="14"/>
    <w:qFormat/>
    <w:uiPriority w:val="99"/>
    <w:rPr>
      <w:rFonts w:ascii="Futura Bk" w:hAnsi="Futura Bk" w:eastAsia="宋体"/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character" w:customStyle="1" w:styleId="47">
    <w:name w:val="批注框文本 字符"/>
    <w:basedOn w:val="24"/>
    <w:link w:val="13"/>
    <w:semiHidden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8">
    <w:name w:val="表格非标题文字 Char"/>
    <w:basedOn w:val="24"/>
    <w:link w:val="44"/>
    <w:qFormat/>
    <w:uiPriority w:val="0"/>
    <w:rPr>
      <w:rFonts w:ascii="Arial" w:hAnsi="Arial" w:eastAsia="宋体"/>
      <w:sz w:val="18"/>
    </w:rPr>
  </w:style>
  <w:style w:type="character" w:customStyle="1" w:styleId="49">
    <w:name w:val="签名 字符"/>
    <w:basedOn w:val="24"/>
    <w:link w:val="16"/>
    <w:qFormat/>
    <w:uiPriority w:val="99"/>
    <w:rPr>
      <w:rFonts w:ascii="Futura Hv" w:hAnsi="Futura Hv" w:eastAsia="黑体"/>
      <w:color w:val="505050"/>
      <w:sz w:val="10"/>
    </w:rPr>
  </w:style>
  <w:style w:type="table" w:customStyle="1" w:styleId="50">
    <w:name w:val="Table"/>
    <w:basedOn w:val="22"/>
    <w:qFormat/>
    <w:uiPriority w:val="0"/>
    <w:pPr>
      <w:widowControl w:val="0"/>
      <w:snapToGrid w:val="0"/>
      <w:spacing w:before="80"/>
    </w:pPr>
    <w:rPr>
      <w:rFonts w:ascii="Arial" w:hAnsi="Arial" w:eastAsia="宋体" w:cs="Times New Roman"/>
      <w:kern w:val="0"/>
      <w:sz w:val="18"/>
      <w:szCs w:val="20"/>
    </w:rPr>
    <w:tblPr>
      <w:tblBorders>
        <w:top w:val="single" w:color="auto" w:sz="8" w:space="0"/>
        <w:bottom w:val="single" w:color="auto" w:sz="8" w:space="0"/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8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8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1">
    <w:name w:val="批注文字 字符"/>
    <w:basedOn w:val="24"/>
    <w:link w:val="12"/>
    <w:semiHidden/>
    <w:qFormat/>
    <w:uiPriority w:val="99"/>
    <w:rPr>
      <w:rFonts w:ascii="Futura Bk" w:hAnsi="Futura Bk" w:eastAsia="宋体"/>
      <w:sz w:val="18"/>
    </w:rPr>
  </w:style>
  <w:style w:type="character" w:customStyle="1" w:styleId="52">
    <w:name w:val="批注主题 字符"/>
    <w:basedOn w:val="51"/>
    <w:link w:val="20"/>
    <w:semiHidden/>
    <w:qFormat/>
    <w:uiPriority w:val="99"/>
    <w:rPr>
      <w:rFonts w:ascii="Futura Bk" w:hAnsi="Futura Bk" w:eastAsia="宋体"/>
      <w:b/>
      <w:bCs/>
      <w:sz w:val="18"/>
    </w:rPr>
  </w:style>
  <w:style w:type="character" w:customStyle="1" w:styleId="53">
    <w:name w:val="文档结构图 字符"/>
    <w:basedOn w:val="24"/>
    <w:link w:val="11"/>
    <w:semiHidden/>
    <w:qFormat/>
    <w:uiPriority w:val="99"/>
    <w:rPr>
      <w:rFonts w:ascii="宋体" w:hAnsi="Futura Bk" w:eastAsia="宋体"/>
      <w:sz w:val="18"/>
      <w:szCs w:val="18"/>
    </w:rPr>
  </w:style>
  <w:style w:type="table" w:customStyle="1" w:styleId="54">
    <w:name w:val="Table1"/>
    <w:basedOn w:val="22"/>
    <w:qFormat/>
    <w:uiPriority w:val="99"/>
    <w:pPr>
      <w:widowControl w:val="0"/>
      <w:spacing w:before="80" w:after="80"/>
      <w:jc w:val="both"/>
    </w:pPr>
    <w:rPr>
      <w:rFonts w:ascii="Arial" w:hAnsi="Arial" w:eastAsia="宋体" w:cs="Times New Roman"/>
      <w:kern w:val="0"/>
      <w:sz w:val="18"/>
      <w:szCs w:val="20"/>
    </w:rPr>
    <w:tblPr>
      <w:tblBorders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4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4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5">
    <w:name w:val="Table Char"/>
    <w:basedOn w:val="24"/>
    <w:qFormat/>
    <w:uiPriority w:val="99"/>
    <w:rPr>
      <w:rFonts w:ascii="Arial" w:hAnsi="Arial" w:eastAsia="宋体" w:cs="Arial"/>
      <w:sz w:val="18"/>
      <w:szCs w:val="21"/>
      <w:lang w:val="en-US" w:eastAsia="zh-CN" w:bidi="ar-SA"/>
    </w:rPr>
  </w:style>
  <w:style w:type="paragraph" w:customStyle="1" w:styleId="56">
    <w:name w:val="产品型号"/>
    <w:basedOn w:val="1"/>
    <w:next w:val="41"/>
    <w:qFormat/>
    <w:uiPriority w:val="0"/>
    <w:rPr>
      <w:rFonts w:eastAsia="黑体"/>
      <w:sz w:val="36"/>
    </w:rPr>
  </w:style>
  <w:style w:type="table" w:customStyle="1" w:styleId="57">
    <w:name w:val="BTable"/>
    <w:basedOn w:val="21"/>
    <w:qFormat/>
    <w:uiPriority w:val="99"/>
    <w:pPr>
      <w:spacing w:before="80"/>
    </w:pPr>
    <w:rPr>
      <w:rFonts w:ascii="Calibri" w:hAnsi="Calibri"/>
      <w:sz w:val="18"/>
    </w:rPr>
    <w:tblPr>
      <w:tblBorders>
        <w:top w:val="single" w:color="0070C0" w:sz="4" w:space="0"/>
        <w:left w:val="single" w:color="0070C0" w:sz="4" w:space="0"/>
        <w:bottom w:val="single" w:color="0070C0" w:sz="4" w:space="0"/>
        <w:right w:val="single" w:color="0070C0" w:sz="4" w:space="0"/>
        <w:insideH w:val="single" w:color="0070C0" w:sz="4" w:space="0"/>
        <w:insideV w:val="single" w:color="0070C0" w:sz="4" w:space="0"/>
      </w:tblBorders>
    </w:tblPr>
    <w:tcPr>
      <w:vAlign w:val="center"/>
    </w:tcPr>
    <w:tblStylePr w:type="firstRow">
      <w:tcPr>
        <w:shd w:val="clear" w:color="auto" w:fill="C6DBF7"/>
      </w:tcPr>
    </w:tblStylePr>
  </w:style>
  <w:style w:type="paragraph" w:customStyle="1" w:styleId="58">
    <w:name w:val="表格标题"/>
    <w:basedOn w:val="1"/>
    <w:qFormat/>
    <w:uiPriority w:val="0"/>
    <w:pPr>
      <w:spacing w:before="40" w:after="60" w:line="220" w:lineRule="exact"/>
    </w:pPr>
    <w:rPr>
      <w:rFonts w:eastAsia="黑体"/>
      <w:color w:val="007CA8"/>
      <w:kern w:val="0"/>
      <w:szCs w:val="13"/>
    </w:rPr>
  </w:style>
  <w:style w:type="paragraph" w:customStyle="1" w:styleId="59">
    <w:name w:val="表格内文"/>
    <w:basedOn w:val="1"/>
    <w:qFormat/>
    <w:uiPriority w:val="0"/>
    <w:pPr>
      <w:spacing w:line="220" w:lineRule="exact"/>
      <w:jc w:val="left"/>
    </w:pPr>
    <w:rPr>
      <w:rFonts w:eastAsiaTheme="minorEastAsia"/>
      <w:kern w:val="0"/>
      <w:szCs w:val="13"/>
    </w:rPr>
  </w:style>
  <w:style w:type="paragraph" w:customStyle="1" w:styleId="60">
    <w:name w:val="功能图标"/>
    <w:basedOn w:val="41"/>
    <w:qFormat/>
    <w:uiPriority w:val="0"/>
    <w:pPr>
      <w:ind w:left="1021"/>
      <w:jc w:val="left"/>
    </w:pPr>
  </w:style>
  <w:style w:type="character" w:customStyle="1" w:styleId="61">
    <w:name w:val="HTML 预设格式 字符"/>
    <w:basedOn w:val="24"/>
    <w:link w:val="17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wmf"/><Relationship Id="rId2" Type="http://schemas.openxmlformats.org/officeDocument/2006/relationships/image" Target="media/image5.wmf"/><Relationship Id="rId1" Type="http://schemas.openxmlformats.org/officeDocument/2006/relationships/image" Target="media/image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8562\Downloads\&#12304;&#21333;&#26639;&#12305;&#20135;&#21697;&#24425;&#39029;&#26679;&#24335;&#27169;&#26495;(V2.0)-&#20013;&#25991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F01ACE-B8AA-4EDC-B382-E7BFD2A639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【单栏】产品彩页样式模板(V2.0)-中文.dotx</Template>
  <Company>h3c</Company>
  <Pages>3</Pages>
  <Words>437</Words>
  <Characters>2583</Characters>
  <Lines>1</Lines>
  <Paragraphs>1</Paragraphs>
  <TotalTime>169</TotalTime>
  <ScaleCrop>false</ScaleCrop>
  <LinksUpToDate>false</LinksUpToDate>
  <CharactersWithSpaces>2914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2025-08-19T07:08:00Z</dcterms:created>
  <dc:creator>wulei</dc:creator>
  <cp:lastModifiedBy>陨之星</cp:lastModifiedBy>
  <cp:lastPrinted>2015-04-10T08:13:00Z</cp:lastPrinted>
  <dcterms:modified xsi:type="dcterms:W3CDTF">2026-01-26T05:54:43Z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eyJoZGlkIjoiZTE0MzA3ZGQ4MDczOTkwNzFkZjMyMzcwNGUwM2NlYmMiLCJ1c2VySWQiOiIzOTYxODU4MTcifQ==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4AD1E2F1BAC847D0A093FE33170458D5_13</vt:lpwstr>
  </property>
</Properties>
</file>