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CF8326">
      <w:pPr>
        <w:pStyle w:val="41"/>
        <w:jc w:val="left"/>
        <w:rPr>
          <w:rFonts w:hint="default" w:ascii="Arial" w:hAnsi="Arial" w:eastAsia="Source Sans Pro" w:cs="Arial"/>
          <w:bCs/>
          <w:color w:val="0090C8"/>
          <w:kern w:val="44"/>
          <w:sz w:val="48"/>
          <w:szCs w:val="44"/>
          <w:lang w:val="en-US" w:eastAsia="zh-CN" w:bidi="ar-SA"/>
        </w:rPr>
      </w:pPr>
      <w:r>
        <w:rPr>
          <w:rFonts w:hint="default" w:ascii="Arial" w:hAnsi="Arial" w:eastAsia="Source Sans Pro" w:cs="Arial"/>
          <w:bCs/>
          <w:color w:val="0090C8"/>
          <w:kern w:val="44"/>
          <w:sz w:val="48"/>
          <w:szCs w:val="44"/>
          <w:lang w:val="en-US" w:eastAsia="zh-CN" w:bidi="ar-SA"/>
        </w:rPr>
        <w:t>W</w:t>
      </w:r>
      <w:r>
        <w:rPr>
          <w:rFonts w:hint="eastAsia" w:eastAsia="Source Sans Pro" w:cs="Arial"/>
          <w:bCs/>
          <w:color w:val="0090C8"/>
          <w:kern w:val="44"/>
          <w:sz w:val="48"/>
          <w:szCs w:val="44"/>
          <w:lang w:val="en-US" w:eastAsia="zh-CN" w:bidi="ar-SA"/>
        </w:rPr>
        <w:t>HD205</w:t>
      </w:r>
    </w:p>
    <w:p w14:paraId="250081FF">
      <w:pPr>
        <w:pStyle w:val="41"/>
        <w:rPr>
          <w:rFonts w:hint="default" w:ascii="Arial" w:hAnsi="Arial" w:cs="Arial"/>
        </w:rPr>
      </w:pPr>
      <w:r>
        <w:drawing>
          <wp:inline distT="0" distB="0" distL="114300" distR="114300">
            <wp:extent cx="3332480" cy="3429635"/>
            <wp:effectExtent l="0" t="0" r="1270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2480" cy="3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637D2">
      <w:pPr>
        <w:jc w:val="left"/>
        <w:rPr>
          <w:rFonts w:hint="default" w:ascii="Arial" w:hAnsi="Arial" w:cs="Arial"/>
          <w:sz w:val="6"/>
          <w:szCs w:val="6"/>
        </w:rPr>
      </w:pPr>
      <w:r>
        <w:rPr>
          <w:rFonts w:hint="default" w:ascii="Arial" w:hAnsi="Arial" w:eastAsia="Source Sans Pro" w:cs="Arial"/>
          <w:sz w:val="8"/>
          <w:szCs w:val="8"/>
        </w:rPr>
        <w:t xml:space="preserve">      </w:t>
      </w:r>
    </w:p>
    <w:p w14:paraId="739DEDC8">
      <w:pPr>
        <w:pStyle w:val="3"/>
        <w:rPr>
          <w:rFonts w:hint="default" w:ascii="Arial" w:hAnsi="Arial" w:eastAsia="Source Sans Pro" w:cs="Arial"/>
          <w:i/>
          <w:color w:val="FF00FF"/>
        </w:rPr>
      </w:pPr>
      <w:r>
        <w:rPr>
          <w:rFonts w:hint="default" w:ascii="Arial" w:hAnsi="Arial" w:eastAsia="Source Sans Pro" w:cs="Arial"/>
        </w:rPr>
        <w:t>Specifications</w:t>
      </w:r>
    </w:p>
    <w:tbl>
      <w:tblPr>
        <w:tblStyle w:val="57"/>
        <w:tblW w:w="10221" w:type="dxa"/>
        <w:jc w:val="center"/>
        <w:tblBorders>
          <w:top w:val="single" w:color="0070C0" w:sz="4" w:space="0"/>
          <w:left w:val="single" w:color="0070C0" w:sz="4" w:space="0"/>
          <w:bottom w:val="single" w:color="0070C0" w:sz="4" w:space="0"/>
          <w:right w:val="single" w:color="0070C0" w:sz="4" w:space="0"/>
          <w:insideH w:val="single" w:color="0070C0" w:sz="4" w:space="0"/>
          <w:insideV w:val="single" w:color="0070C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7385"/>
      </w:tblGrid>
      <w:tr w14:paraId="7665EF49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67D90A46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ascii="Arial" w:hAnsi="Arial" w:eastAsia="Source Sans Pro" w:cs="Arial"/>
                <w:color w:val="0070C0"/>
              </w:rPr>
              <w:t>Module</w:t>
            </w:r>
          </w:p>
        </w:tc>
      </w:tr>
      <w:tr w14:paraId="2183D18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shd w:val="clear" w:color="auto" w:fill="C6D9F0" w:themeFill="text2" w:themeFillTint="33"/>
            <w:vAlign w:val="center"/>
          </w:tcPr>
          <w:p w14:paraId="7226F1A0">
            <w:pPr>
              <w:jc w:val="left"/>
              <w:rPr>
                <w:rFonts w:hint="default" w:ascii="Arial" w:hAnsi="Arial" w:eastAsia="Source Sans Pro" w:cs="Arial"/>
                <w:color w:val="0070C0"/>
              </w:rPr>
            </w:pPr>
            <w:r>
              <w:rPr>
                <w:rFonts w:hint="default" w:ascii="Arial" w:hAnsi="Arial" w:eastAsia="Source Sans Pro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Model</w:t>
            </w:r>
          </w:p>
        </w:tc>
        <w:tc>
          <w:tcPr>
            <w:tcW w:w="7385" w:type="dxa"/>
            <w:shd w:val="clear" w:color="auto" w:fill="C6D9F0" w:themeFill="text2" w:themeFillTint="33"/>
            <w:vAlign w:val="center"/>
          </w:tcPr>
          <w:p w14:paraId="5B1075CB">
            <w:pPr>
              <w:jc w:val="left"/>
              <w:rPr>
                <w:rFonts w:hint="default" w:ascii="Arial" w:hAnsi="Arial" w:eastAsia="宋体" w:cs="Arial"/>
                <w:color w:val="0070C0"/>
                <w:lang w:val="en-US" w:eastAsia="zh-CN"/>
              </w:rPr>
            </w:pPr>
            <w:bookmarkStart w:id="0" w:name="_GoBack"/>
            <w:r>
              <w:rPr>
                <w:rFonts w:hint="eastAsia" w:cs="Arial"/>
                <w:color w:val="0070C0"/>
                <w:lang w:val="en-US" w:eastAsia="zh-CN"/>
              </w:rPr>
              <w:t>WHD205</w:t>
            </w:r>
            <w:bookmarkEnd w:id="0"/>
          </w:p>
        </w:tc>
      </w:tr>
      <w:tr w14:paraId="3C593F25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77ECE90F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cs="Arial"/>
                <w:color w:val="0070C0"/>
                <w:lang w:val="en-US" w:eastAsia="zh-CN"/>
              </w:rPr>
              <w:t>Iamge</w:t>
            </w:r>
          </w:p>
        </w:tc>
      </w:tr>
      <w:tr w14:paraId="0CB0AE95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BE8A454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/>
              </w:rPr>
              <w:t>Sensor</w:t>
            </w:r>
          </w:p>
        </w:tc>
        <w:tc>
          <w:tcPr>
            <w:tcW w:w="7385" w:type="dxa"/>
            <w:vAlign w:val="center"/>
          </w:tcPr>
          <w:p w14:paraId="2B0C29EA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1/3" CMOS Sensor*2</w:t>
            </w:r>
          </w:p>
        </w:tc>
      </w:tr>
      <w:tr w14:paraId="05ACB711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6A2A4C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Lens Focal Length</w:t>
            </w:r>
          </w:p>
        </w:tc>
        <w:tc>
          <w:tcPr>
            <w:tcW w:w="7385" w:type="dxa"/>
            <w:vAlign w:val="center"/>
          </w:tcPr>
          <w:p w14:paraId="7415877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3.6mm Lens</w:t>
            </w:r>
          </w:p>
        </w:tc>
      </w:tr>
      <w:tr w14:paraId="6B4C2630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FBE000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Lens Aperture</w:t>
            </w:r>
          </w:p>
        </w:tc>
        <w:tc>
          <w:tcPr>
            <w:tcW w:w="7385" w:type="dxa"/>
            <w:vAlign w:val="center"/>
          </w:tcPr>
          <w:p w14:paraId="1E53DEB2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F</w:t>
            </w:r>
            <w:r>
              <w:rPr>
                <w:rFonts w:hint="eastAsia"/>
                <w:lang w:val="en-US" w:eastAsia="zh-CN"/>
              </w:rPr>
              <w:t>2.0</w:t>
            </w:r>
          </w:p>
        </w:tc>
      </w:tr>
      <w:tr w14:paraId="76B526AA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96031A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Field of View </w:t>
            </w:r>
          </w:p>
        </w:tc>
        <w:tc>
          <w:tcPr>
            <w:tcW w:w="7385" w:type="dxa"/>
            <w:vAlign w:val="center"/>
          </w:tcPr>
          <w:p w14:paraId="22BFEBE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Diagonal </w:t>
            </w:r>
            <w:r>
              <w:rPr>
                <w:rFonts w:hint="eastAsia"/>
                <w:lang w:val="en-US" w:eastAsia="zh-CN"/>
              </w:rPr>
              <w:t>100.1</w:t>
            </w:r>
            <w:r>
              <w:rPr>
                <w:rFonts w:hint="eastAsia"/>
              </w:rPr>
              <w:t xml:space="preserve">°, Horizontal </w:t>
            </w:r>
            <w:r>
              <w:rPr>
                <w:rFonts w:hint="eastAsia"/>
                <w:lang w:val="en-US" w:eastAsia="zh-CN"/>
              </w:rPr>
              <w:t>84.8</w:t>
            </w:r>
            <w:r>
              <w:rPr>
                <w:rFonts w:hint="eastAsia"/>
              </w:rPr>
              <w:t xml:space="preserve">°, Vertical </w:t>
            </w:r>
            <w:r>
              <w:rPr>
                <w:rFonts w:hint="eastAsia"/>
                <w:lang w:val="en-US" w:eastAsia="zh-CN"/>
              </w:rPr>
              <w:t>46.5</w:t>
            </w:r>
            <w:r>
              <w:rPr>
                <w:rFonts w:hint="eastAsia"/>
              </w:rPr>
              <w:t>°</w:t>
            </w:r>
          </w:p>
        </w:tc>
      </w:tr>
      <w:tr w14:paraId="1CA78C88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6CACC8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Minimum Illumination</w:t>
            </w:r>
          </w:p>
        </w:tc>
        <w:tc>
          <w:tcPr>
            <w:tcW w:w="7385" w:type="dxa"/>
            <w:vAlign w:val="center"/>
          </w:tcPr>
          <w:p w14:paraId="4AF9103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0.01 lux</w:t>
            </w:r>
          </w:p>
        </w:tc>
      </w:tr>
      <w:tr w14:paraId="1C98C263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F2C0A8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Pan/Tilt Range</w:t>
            </w:r>
          </w:p>
        </w:tc>
        <w:tc>
          <w:tcPr>
            <w:tcW w:w="7385" w:type="dxa"/>
            <w:vAlign w:val="center"/>
          </w:tcPr>
          <w:p w14:paraId="7F7519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Horizontal </w:t>
            </w:r>
            <w:r>
              <w:rPr>
                <w:rFonts w:hint="eastAsia"/>
                <w:lang w:val="en-US" w:eastAsia="zh-CN"/>
              </w:rPr>
              <w:t>350</w:t>
            </w:r>
            <w:r>
              <w:rPr>
                <w:rFonts w:hint="eastAsia"/>
              </w:rPr>
              <w:t xml:space="preserve">°, Vertical </w:t>
            </w:r>
            <w:r>
              <w:rPr>
                <w:rFonts w:hint="eastAsia"/>
                <w:lang w:val="en-US" w:eastAsia="zh-CN"/>
              </w:rPr>
              <w:t>12</w:t>
            </w:r>
            <w:r>
              <w:rPr>
                <w:rFonts w:hint="eastAsia"/>
              </w:rPr>
              <w:t>0°</w:t>
            </w:r>
          </w:p>
        </w:tc>
      </w:tr>
      <w:tr w14:paraId="09FE1600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9DD690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Night Vision Range</w:t>
            </w:r>
          </w:p>
        </w:tc>
        <w:tc>
          <w:tcPr>
            <w:tcW w:w="7385" w:type="dxa"/>
            <w:vAlign w:val="center"/>
          </w:tcPr>
          <w:p w14:paraId="320921B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 meters</w:t>
            </w:r>
          </w:p>
        </w:tc>
      </w:tr>
      <w:tr w14:paraId="4666289C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7B3D2A37">
            <w:pPr>
              <w:jc w:val="left"/>
              <w:rPr>
                <w:rFonts w:hint="eastAsia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cs="Arial"/>
                <w:color w:val="0070C0"/>
                <w:lang w:val="en-US" w:eastAsia="zh-CN"/>
              </w:rPr>
              <w:t>Audio</w:t>
            </w:r>
          </w:p>
        </w:tc>
      </w:tr>
      <w:tr w14:paraId="7B82B8E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12642EC">
            <w:pPr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eastAsia"/>
              </w:rPr>
              <w:t>Input</w:t>
            </w:r>
          </w:p>
        </w:tc>
        <w:tc>
          <w:tcPr>
            <w:tcW w:w="7385" w:type="dxa"/>
            <w:vAlign w:val="center"/>
          </w:tcPr>
          <w:p w14:paraId="3721A188"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Built-in microphone</w:t>
            </w:r>
          </w:p>
        </w:tc>
      </w:tr>
      <w:tr w14:paraId="0503B011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0FBA5E5">
            <w:pPr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eastAsia"/>
              </w:rPr>
              <w:t>Output</w:t>
            </w:r>
          </w:p>
        </w:tc>
        <w:tc>
          <w:tcPr>
            <w:tcW w:w="7385" w:type="dxa"/>
            <w:vAlign w:val="center"/>
          </w:tcPr>
          <w:p w14:paraId="31181C55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cs="Arial"/>
                <w:b w:val="0"/>
                <w:bCs/>
              </w:rPr>
              <w:t>Built-in speaker</w:t>
            </w:r>
          </w:p>
        </w:tc>
      </w:tr>
      <w:tr w14:paraId="74FDD96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DC0995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Two-way communication mode</w:t>
            </w:r>
          </w:p>
        </w:tc>
        <w:tc>
          <w:tcPr>
            <w:tcW w:w="7385" w:type="dxa"/>
            <w:vAlign w:val="center"/>
          </w:tcPr>
          <w:p w14:paraId="1CCF3DFC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default" w:ascii="Arial" w:hAnsi="Arial" w:cs="Arial"/>
                <w:b w:val="0"/>
                <w:bCs/>
              </w:rPr>
              <w:t>Full-duplex</w:t>
            </w:r>
          </w:p>
        </w:tc>
      </w:tr>
      <w:tr w14:paraId="4308288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46B778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Compression format</w:t>
            </w:r>
          </w:p>
        </w:tc>
        <w:tc>
          <w:tcPr>
            <w:tcW w:w="7385" w:type="dxa"/>
            <w:vAlign w:val="center"/>
          </w:tcPr>
          <w:p w14:paraId="6EB6B532">
            <w:pPr>
              <w:jc w:val="left"/>
              <w:rPr>
                <w:rFonts w:hint="default" w:ascii="Arial" w:hAnsi="Arial" w:eastAsia="宋体" w:cs="Arial"/>
                <w:b w:val="0"/>
                <w:bCs/>
                <w:lang w:val="en-US" w:eastAsia="zh-CN"/>
              </w:rPr>
            </w:pPr>
            <w:r>
              <w:rPr>
                <w:rFonts w:hint="eastAsia" w:cs="Arial"/>
                <w:b w:val="0"/>
                <w:bCs/>
                <w:lang w:val="en-US" w:eastAsia="zh-CN"/>
              </w:rPr>
              <w:t>G.711</w:t>
            </w:r>
          </w:p>
        </w:tc>
      </w:tr>
      <w:tr w14:paraId="7F3F4E7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7CE9A6F7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/>
                <w:color w:val="0070C0"/>
              </w:rPr>
              <w:t>Video</w:t>
            </w:r>
          </w:p>
        </w:tc>
      </w:tr>
      <w:tr w14:paraId="5E59D093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08C982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Compression Format</w:t>
            </w:r>
          </w:p>
        </w:tc>
        <w:tc>
          <w:tcPr>
            <w:tcW w:w="7385" w:type="dxa"/>
            <w:vAlign w:val="center"/>
          </w:tcPr>
          <w:p w14:paraId="2FE3C87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H.264/H.265</w:t>
            </w:r>
          </w:p>
        </w:tc>
      </w:tr>
      <w:tr w14:paraId="2B9D5CB0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19CDE7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Illumination Frequency</w:t>
            </w:r>
          </w:p>
        </w:tc>
        <w:tc>
          <w:tcPr>
            <w:tcW w:w="7385" w:type="dxa"/>
            <w:vAlign w:val="center"/>
          </w:tcPr>
          <w:p w14:paraId="77816EC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50 Hz，60 Hz</w:t>
            </w:r>
          </w:p>
        </w:tc>
      </w:tr>
      <w:tr w14:paraId="4874EFB9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3EE699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Frame Rate</w:t>
            </w:r>
          </w:p>
        </w:tc>
        <w:tc>
          <w:tcPr>
            <w:tcW w:w="7385" w:type="dxa"/>
            <w:vAlign w:val="center"/>
          </w:tcPr>
          <w:p w14:paraId="14A0A00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15 fps</w:t>
            </w:r>
          </w:p>
        </w:tc>
      </w:tr>
      <w:tr w14:paraId="186C7161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330D1B9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Maximum Resolution</w:t>
            </w:r>
          </w:p>
        </w:tc>
        <w:tc>
          <w:tcPr>
            <w:tcW w:w="7385" w:type="dxa"/>
            <w:vAlign w:val="center"/>
          </w:tcPr>
          <w:p w14:paraId="617817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2304*1296</w:t>
            </w:r>
          </w:p>
        </w:tc>
      </w:tr>
      <w:tr w14:paraId="6E49201B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A55CA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Night Vision Light Source</w:t>
            </w:r>
          </w:p>
        </w:tc>
        <w:tc>
          <w:tcPr>
            <w:tcW w:w="7385" w:type="dxa"/>
            <w:vAlign w:val="center"/>
          </w:tcPr>
          <w:p w14:paraId="61322E0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Dual-Light 6 Red + 6 White</w:t>
            </w:r>
          </w:p>
        </w:tc>
      </w:tr>
      <w:tr w14:paraId="63FE9B2E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5C0FC4D2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 xml:space="preserve">Recording </w:t>
            </w:r>
          </w:p>
        </w:tc>
      </w:tr>
      <w:tr w14:paraId="5AE6AB39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39942D52">
            <w:pPr>
              <w:jc w:val="left"/>
              <w:rPr>
                <w:rFonts w:hint="eastAsia" w:ascii="Arial" w:hAnsi="Arial" w:eastAsia="宋体" w:cs="Arial"/>
                <w:b/>
                <w:lang w:val="en-US" w:eastAsia="zh-CN"/>
              </w:rPr>
            </w:pPr>
            <w:r>
              <w:rPr>
                <w:rFonts w:hint="eastAsia"/>
              </w:rPr>
              <w:t>Recording Mode</w:t>
            </w:r>
            <w:r>
              <w:rPr>
                <w:rFonts w:hint="eastAsia"/>
                <w:lang w:val="en-US" w:eastAsia="zh-CN"/>
              </w:rPr>
              <w:t>s</w:t>
            </w:r>
          </w:p>
        </w:tc>
        <w:tc>
          <w:tcPr>
            <w:tcW w:w="7385" w:type="dxa"/>
            <w:vAlign w:val="center"/>
          </w:tcPr>
          <w:p w14:paraId="049B7510">
            <w:pPr>
              <w:jc w:val="left"/>
              <w:rPr>
                <w:rFonts w:hint="eastAsia" w:ascii="Arial" w:hAnsi="Arial" w:eastAsia="宋体" w:cs="Arial"/>
                <w:b/>
                <w:lang w:val="en-US" w:eastAsia="zh-CN"/>
              </w:rPr>
            </w:pPr>
            <w:r>
              <w:rPr>
                <w:rFonts w:hint="eastAsia"/>
              </w:rPr>
              <w:t>Alarm Trigger, Manual Recording, 24-Hour Continuous Recording</w:t>
            </w:r>
          </w:p>
        </w:tc>
      </w:tr>
      <w:tr w14:paraId="5194DCDF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E437D53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Recording Storage</w:t>
            </w:r>
          </w:p>
        </w:tc>
        <w:tc>
          <w:tcPr>
            <w:tcW w:w="7385" w:type="dxa"/>
            <w:vAlign w:val="center"/>
          </w:tcPr>
          <w:p w14:paraId="5E2BCE44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Supports TF Card   Local Storage via NVR</w:t>
            </w:r>
          </w:p>
        </w:tc>
      </w:tr>
      <w:tr w14:paraId="0FEDC4D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4DA00BB4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/>
                <w:color w:val="0070C0"/>
                <w:lang w:val="en-US" w:eastAsia="zh-CN"/>
              </w:rPr>
              <w:t>Features</w:t>
            </w:r>
          </w:p>
        </w:tc>
      </w:tr>
      <w:tr w14:paraId="2E555A75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FA46A42">
            <w:pPr>
              <w:jc w:val="left"/>
              <w:rPr>
                <w:rFonts w:hint="eastAsia" w:ascii="Arial" w:hAnsi="Arial" w:eastAsia="宋体" w:cs="Arial"/>
                <w:b/>
                <w:lang w:eastAsia="zh-CN"/>
              </w:rPr>
            </w:pPr>
            <w:r>
              <w:rPr>
                <w:rFonts w:hint="eastAsia"/>
              </w:rPr>
              <w:t>Smart Functions</w:t>
            </w:r>
          </w:p>
        </w:tc>
        <w:tc>
          <w:tcPr>
            <w:tcW w:w="7385" w:type="dxa"/>
            <w:vAlign w:val="center"/>
          </w:tcPr>
          <w:p w14:paraId="518D21C5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Motion Detection, Human Detection</w:t>
            </w:r>
          </w:p>
        </w:tc>
      </w:tr>
      <w:tr w14:paraId="6ED35E7D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B9BF95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Alarm Notification </w:t>
            </w:r>
          </w:p>
        </w:tc>
        <w:tc>
          <w:tcPr>
            <w:tcW w:w="7385" w:type="dxa"/>
            <w:vAlign w:val="center"/>
          </w:tcPr>
          <w:p w14:paraId="79D35A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Mobile App Push Notifications</w:t>
            </w:r>
          </w:p>
        </w:tc>
      </w:tr>
      <w:tr w14:paraId="2864001B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3BDA8A88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Network</w:t>
            </w:r>
          </w:p>
        </w:tc>
      </w:tr>
      <w:tr w14:paraId="2164B3EB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920047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Wide Dynamic Range</w:t>
            </w:r>
          </w:p>
        </w:tc>
        <w:tc>
          <w:tcPr>
            <w:tcW w:w="7385" w:type="dxa"/>
            <w:vAlign w:val="center"/>
          </w:tcPr>
          <w:p w14:paraId="4F779DD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Supports Digital Wide Dynamic Range</w:t>
            </w:r>
          </w:p>
        </w:tc>
      </w:tr>
      <w:tr w14:paraId="6886411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6CE9933">
            <w:pPr>
              <w:jc w:val="left"/>
              <w:rPr>
                <w:rFonts w:hint="default" w:ascii="Arial" w:hAnsi="Arial" w:eastAsia="Source Sans Pro" w:cs="Arial"/>
                <w:color w:val="0070C0"/>
                <w:lang w:val="en-US" w:eastAsia="zh-CN"/>
              </w:rPr>
            </w:pPr>
            <w:r>
              <w:rPr>
                <w:rFonts w:hint="eastAsia"/>
              </w:rPr>
              <w:t>Protocol</w:t>
            </w:r>
          </w:p>
        </w:tc>
        <w:tc>
          <w:tcPr>
            <w:tcW w:w="7385" w:type="dxa"/>
            <w:vAlign w:val="center"/>
          </w:tcPr>
          <w:p w14:paraId="54C9A053">
            <w:pPr>
              <w:jc w:val="left"/>
              <w:rPr>
                <w:rFonts w:hint="default" w:ascii="Arial" w:hAnsi="Arial" w:eastAsia="Source Sans Pro" w:cs="Arial"/>
                <w:color w:val="0070C0"/>
                <w:lang w:val="en-US" w:eastAsia="zh-CN"/>
              </w:rPr>
            </w:pPr>
            <w:r>
              <w:rPr>
                <w:rFonts w:hint="eastAsia"/>
              </w:rPr>
              <w:t>Supports N1 Protocol</w:t>
            </w:r>
          </w:p>
        </w:tc>
      </w:tr>
      <w:tr w14:paraId="3BC36B78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45A61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Network Port</w:t>
            </w:r>
          </w:p>
        </w:tc>
        <w:tc>
          <w:tcPr>
            <w:tcW w:w="7385" w:type="dxa"/>
            <w:vAlign w:val="center"/>
          </w:tcPr>
          <w:p w14:paraId="32D5C1F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Supports RTSP/DHCP and other network protocols</w:t>
            </w:r>
          </w:p>
        </w:tc>
      </w:tr>
      <w:tr w14:paraId="3647C5E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581F8980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Power</w:t>
            </w:r>
          </w:p>
        </w:tc>
      </w:tr>
      <w:tr w14:paraId="370C7F1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C216111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Charging Voltage</w:t>
            </w:r>
          </w:p>
        </w:tc>
        <w:tc>
          <w:tcPr>
            <w:tcW w:w="7385" w:type="dxa"/>
            <w:vAlign w:val="center"/>
          </w:tcPr>
          <w:p w14:paraId="2795C0A7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DC12V</w:t>
            </w:r>
          </w:p>
        </w:tc>
      </w:tr>
      <w:tr w14:paraId="6B0433C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5746693">
            <w:pPr>
              <w:jc w:val="left"/>
              <w:rPr>
                <w:rFonts w:hint="default"/>
              </w:rPr>
            </w:pPr>
            <w:r>
              <w:rPr>
                <w:rFonts w:hint="eastAsia"/>
              </w:rPr>
              <w:t>Current Consumption</w:t>
            </w:r>
          </w:p>
        </w:tc>
        <w:tc>
          <w:tcPr>
            <w:tcW w:w="7385" w:type="dxa"/>
            <w:vAlign w:val="center"/>
          </w:tcPr>
          <w:p w14:paraId="0D9011B6">
            <w:pPr>
              <w:jc w:val="left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≤3W</w:t>
            </w:r>
          </w:p>
        </w:tc>
      </w:tr>
      <w:tr w14:paraId="3103CD38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7A0CBC2D">
            <w:pPr>
              <w:jc w:val="left"/>
              <w:rPr>
                <w:rFonts w:hint="default" w:ascii="Arial" w:hAnsi="Arial" w:cs="Arial"/>
                <w:b/>
                <w:lang w:val="en-US"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Interface</w:t>
            </w:r>
            <w:r>
              <w:rPr>
                <w:rFonts w:hint="eastAsia" w:eastAsia="Source Sans Pro" w:cs="Arial"/>
                <w:color w:val="0070C0"/>
                <w:lang w:val="en-US" w:eastAsia="zh-CN"/>
              </w:rPr>
              <w:t>s</w:t>
            </w:r>
          </w:p>
        </w:tc>
      </w:tr>
      <w:tr w14:paraId="5F2D9FFF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B435022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Power</w:t>
            </w:r>
          </w:p>
        </w:tc>
        <w:tc>
          <w:tcPr>
            <w:tcW w:w="7385" w:type="dxa"/>
            <w:vAlign w:val="center"/>
          </w:tcPr>
          <w:p w14:paraId="0065DF21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cs="Arial"/>
                <w:b w:val="0"/>
                <w:bCs/>
              </w:rPr>
              <w:t>DC12V</w:t>
            </w:r>
          </w:p>
        </w:tc>
      </w:tr>
      <w:tr w14:paraId="66A9068E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48B5107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Button</w:t>
            </w:r>
          </w:p>
        </w:tc>
        <w:tc>
          <w:tcPr>
            <w:tcW w:w="7385" w:type="dxa"/>
            <w:vAlign w:val="center"/>
          </w:tcPr>
          <w:p w14:paraId="1802D2A5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default" w:ascii="Arial" w:hAnsi="Arial" w:cs="Arial"/>
                <w:b w:val="0"/>
                <w:bCs/>
              </w:rPr>
              <w:t>Reset button</w:t>
            </w:r>
          </w:p>
        </w:tc>
      </w:tr>
      <w:tr w14:paraId="71FADBAE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375C8686">
            <w:pPr>
              <w:jc w:val="left"/>
              <w:rPr>
                <w:rFonts w:hint="default" w:ascii="Arial" w:hAnsi="Arial" w:cs="Arial"/>
                <w:b/>
                <w:lang w:val="en-US"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Installation</w:t>
            </w:r>
          </w:p>
        </w:tc>
      </w:tr>
      <w:tr w14:paraId="732BD45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546B6F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Mounting Method</w:t>
            </w:r>
          </w:p>
        </w:tc>
        <w:tc>
          <w:tcPr>
            <w:tcW w:w="7385" w:type="dxa"/>
            <w:vAlign w:val="center"/>
          </w:tcPr>
          <w:p w14:paraId="23EE1642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Wall-mounted</w:t>
            </w:r>
          </w:p>
        </w:tc>
      </w:tr>
      <w:tr w14:paraId="392565F6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6A1497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Bracket Specifications</w:t>
            </w:r>
          </w:p>
        </w:tc>
        <w:tc>
          <w:tcPr>
            <w:tcW w:w="7385" w:type="dxa"/>
            <w:vAlign w:val="center"/>
          </w:tcPr>
          <w:p w14:paraId="15251EF4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1/4'' universal screw holes</w:t>
            </w:r>
          </w:p>
        </w:tc>
      </w:tr>
      <w:tr w14:paraId="2EAC91B3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3D74FD08">
            <w:pPr>
              <w:jc w:val="left"/>
              <w:rPr>
                <w:rFonts w:hint="default" w:ascii="Arial" w:hAnsi="Arial" w:cs="Arial"/>
                <w:b/>
                <w:lang w:val="en-US"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Environment</w:t>
            </w:r>
          </w:p>
        </w:tc>
      </w:tr>
      <w:tr w14:paraId="549E8EBF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B692A5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Dust and Water Resistance</w:t>
            </w:r>
          </w:p>
        </w:tc>
        <w:tc>
          <w:tcPr>
            <w:tcW w:w="7385" w:type="dxa"/>
            <w:vAlign w:val="center"/>
          </w:tcPr>
          <w:p w14:paraId="21EB2CD3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IP65</w:t>
            </w:r>
          </w:p>
        </w:tc>
      </w:tr>
      <w:tr w14:paraId="6E911B0D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48767B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Operating Temperature</w:t>
            </w:r>
          </w:p>
        </w:tc>
        <w:tc>
          <w:tcPr>
            <w:tcW w:w="7385" w:type="dxa"/>
            <w:vAlign w:val="center"/>
          </w:tcPr>
          <w:p w14:paraId="05C0A53D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-10°C ~ 60°C</w:t>
            </w:r>
          </w:p>
        </w:tc>
      </w:tr>
      <w:tr w14:paraId="2055C91A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4ABCF9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Storage Temperature</w:t>
            </w:r>
          </w:p>
        </w:tc>
        <w:tc>
          <w:tcPr>
            <w:tcW w:w="7385" w:type="dxa"/>
            <w:vAlign w:val="center"/>
          </w:tcPr>
          <w:p w14:paraId="2F995155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-20°C ~ 60°C</w:t>
            </w:r>
          </w:p>
        </w:tc>
      </w:tr>
      <w:tr w14:paraId="635F836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1517B421">
            <w:pPr>
              <w:jc w:val="left"/>
              <w:rPr>
                <w:rFonts w:hint="default" w:ascii="Arial" w:hAnsi="Arial" w:cs="Arial"/>
                <w:b/>
                <w:lang w:val="en-US"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Specifications</w:t>
            </w:r>
          </w:p>
        </w:tc>
      </w:tr>
      <w:tr w14:paraId="03135F19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45ED2F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Material</w:t>
            </w:r>
          </w:p>
        </w:tc>
        <w:tc>
          <w:tcPr>
            <w:tcW w:w="7385" w:type="dxa"/>
            <w:vAlign w:val="center"/>
          </w:tcPr>
          <w:p w14:paraId="0A76F034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default" w:ascii="Arial" w:hAnsi="Arial" w:cs="Arial"/>
                <w:b w:val="0"/>
                <w:bCs/>
              </w:rPr>
              <w:t>Plastic</w:t>
            </w:r>
          </w:p>
        </w:tc>
      </w:tr>
      <w:tr w14:paraId="03FFED44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EDC34A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Color</w:t>
            </w:r>
          </w:p>
        </w:tc>
        <w:tc>
          <w:tcPr>
            <w:tcW w:w="7385" w:type="dxa"/>
            <w:vAlign w:val="center"/>
          </w:tcPr>
          <w:p w14:paraId="0501A4DB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default" w:ascii="Arial" w:hAnsi="Arial" w:cs="Arial"/>
                <w:b w:val="0"/>
                <w:bCs/>
              </w:rPr>
              <w:t>White</w:t>
            </w:r>
          </w:p>
        </w:tc>
      </w:tr>
      <w:tr w14:paraId="63ADE41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4342DA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Accessories</w:t>
            </w:r>
          </w:p>
        </w:tc>
        <w:tc>
          <w:tcPr>
            <w:tcW w:w="7385" w:type="dxa"/>
            <w:vAlign w:val="center"/>
          </w:tcPr>
          <w:p w14:paraId="73FB24DE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default" w:ascii="Arial" w:hAnsi="Arial" w:cs="Arial"/>
                <w:b w:val="0"/>
                <w:bCs/>
              </w:rPr>
              <w:t>Single unit: Manual*1   Screw pack*1   Waterproof cap*1</w:t>
            </w:r>
          </w:p>
        </w:tc>
      </w:tr>
    </w:tbl>
    <w:p w14:paraId="4C43B99F">
      <w:pPr>
        <w:spacing w:before="0" w:after="0"/>
        <w:jc w:val="center"/>
        <w:rPr>
          <w:rFonts w:hint="default" w:ascii="Arial" w:hAnsi="Arial" w:cs="Arial"/>
        </w:rPr>
      </w:pPr>
    </w:p>
    <w:p w14:paraId="30F10D99">
      <w:pPr>
        <w:pStyle w:val="18"/>
        <w:keepNext w:val="0"/>
        <w:keepLines w:val="0"/>
        <w:widowControl/>
        <w:suppressLineNumbers w:val="0"/>
        <w:rPr>
          <w:rFonts w:hint="default" w:ascii="Arial" w:hAnsi="Arial" w:eastAsia="Source Sans Pro" w:cs="Arial"/>
          <w:bCs/>
          <w:color w:val="0090C8"/>
          <w:kern w:val="2"/>
          <w:sz w:val="36"/>
          <w:szCs w:val="32"/>
          <w:lang w:val="en-US" w:eastAsia="zh-CN" w:bidi="ar-SA"/>
        </w:rPr>
      </w:pPr>
    </w:p>
    <w:p w14:paraId="48D58084">
      <w:pPr>
        <w:pStyle w:val="18"/>
        <w:keepNext w:val="0"/>
        <w:keepLines w:val="0"/>
        <w:widowControl/>
        <w:suppressLineNumbers w:val="0"/>
        <w:rPr>
          <w:rFonts w:hint="default" w:ascii="Arial" w:hAnsi="Arial" w:eastAsia="Source Sans Pro" w:cs="Arial"/>
          <w:bCs/>
          <w:color w:val="0090C8"/>
          <w:kern w:val="2"/>
          <w:sz w:val="36"/>
          <w:szCs w:val="32"/>
          <w:lang w:val="en-US" w:eastAsia="zh-CN" w:bidi="ar-SA"/>
        </w:rPr>
      </w:pPr>
    </w:p>
    <w:p w14:paraId="70467AFB">
      <w:pPr>
        <w:widowControl/>
        <w:spacing w:before="0" w:after="0"/>
        <w:jc w:val="left"/>
        <w:rPr>
          <w:rFonts w:hint="default" w:ascii="Arial" w:hAnsi="Arial" w:cs="Arial"/>
        </w:rPr>
      </w:pPr>
    </w:p>
    <w:sectPr>
      <w:headerReference r:id="rId4" w:type="default"/>
      <w:footerReference r:id="rId6" w:type="default"/>
      <w:headerReference r:id="rId5" w:type="even"/>
      <w:footerReference r:id="rId7" w:type="even"/>
      <w:pgSz w:w="11906" w:h="16838"/>
      <w:pgMar w:top="1440" w:right="851" w:bottom="1440" w:left="85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utura Hv">
    <w:altName w:val="Segoe UI Semibold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ource Sans Pro">
    <w:altName w:val="Segoe Print"/>
    <w:panose1 w:val="020B0503030403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Futura Bk">
    <w:altName w:val="Arial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D6CAE8">
    <w:pPr>
      <w:pStyle w:val="14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6130290</wp:posOffset>
              </wp:positionH>
              <wp:positionV relativeFrom="paragraph">
                <wp:posOffset>190500</wp:posOffset>
              </wp:positionV>
              <wp:extent cx="342900" cy="265430"/>
              <wp:effectExtent l="0" t="0" r="0" b="1270"/>
              <wp:wrapNone/>
              <wp:docPr id="27" name="Text Box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D4A4E5">
                          <w:pPr>
                            <w:pStyle w:val="14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\*                                                                        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Text Box 35" o:spid="_x0000_s1026" o:spt="202" type="#_x0000_t202" style="position:absolute;left:0pt;margin-left:482.7pt;margin-top:15pt;height:20.9pt;width:27pt;z-index:251660288;mso-width-relative:page;mso-height-relative:margin;mso-height-percent:200;" filled="f" stroked="f" coordsize="21600,21600" o:gfxdata="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IW6mZvVAAAACgEAAA8AAAAAAAAAAQAgAAAAIgAAAGRycy9kb3du&#10;cmV2LnhtbFBLAQIUABQAAAAIAIdO4kDIUaToAgIAABUEAAAOAAAAAAAAAAEAIAAAACQBAABkcnMv&#10;ZTJvRG9jLnhtbFBLBQYAAAAABgAGAFkBAACYBQAAAAA=&#10;">
              <v:fill on="f" focussize="0,0"/>
              <v:stroke on="f"/>
              <v:imagedata o:title=""/>
              <o:lock v:ext="edit" aspectratio="f"/>
              <v:textbox inset="1mm,1mm,1mm,1mm" style="mso-fit-shape-to-text:t;">
                <w:txbxContent>
                  <w:p w14:paraId="79D4A4E5">
                    <w:pPr>
                      <w:pStyle w:val="14"/>
                      <w:jc w:val="center"/>
                    </w:pPr>
                    <w:r>
                      <w:fldChar w:fldCharType="begin"/>
                    </w:r>
                    <w:r>
                      <w:instrText xml:space="preserve"> PAGE \*                                                                        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6164580</wp:posOffset>
              </wp:positionH>
              <wp:positionV relativeFrom="paragraph">
                <wp:posOffset>245745</wp:posOffset>
              </wp:positionV>
              <wp:extent cx="866140" cy="205105"/>
              <wp:effectExtent l="0" t="0" r="0" b="4445"/>
              <wp:wrapNone/>
              <wp:docPr id="23" name="Group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140" cy="205105"/>
                        <a:chOff x="10571" y="15781"/>
                        <a:chExt cx="1364" cy="323"/>
                      </a:xfrm>
                    </wpg:grpSpPr>
                    <wps:wsp>
                      <wps:cNvPr id="24" name="Rectangle 33"/>
                      <wps:cNvSpPr>
                        <a:spLocks noChangeArrowheads="1"/>
                      </wps:cNvSpPr>
                      <wps:spPr bwMode="auto">
                        <a:xfrm>
                          <a:off x="10571" y="1582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26" name="Rectangle 34"/>
                      <wps:cNvSpPr>
                        <a:spLocks noChangeArrowheads="1"/>
                      </wps:cNvSpPr>
                      <wps:spPr bwMode="auto">
                        <a:xfrm>
                          <a:off x="10571" y="1578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53BDD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32" o:spid="_x0000_s1026" o:spt="203" style="position:absolute;left:0pt;margin-left:485.4pt;margin-top:19.35pt;height:16.15pt;width:68.2pt;z-index:251659264;mso-width-relative:page;mso-height-relative:page;" coordorigin="10571,15781" coordsize="1364,323" o:gfxdata="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GzEAvNoAAAAKAQAADwAAAAAAAAABACAAAAAiAAAAZHJzL2Rvd25yZXYu&#10;eG1sUEsBAhQAFAAAAAgAh07iQO5/2V6kAgAArQcAAA4AAAAAAAAAAQAgAAAAKQEAAGRycy9lMm9E&#10;b2MueG1sUEsFBgAAAAAGAAYAWQEAAD8GAAAAAA==&#10;">
              <o:lock v:ext="edit" aspectratio="f"/>
              <v:rect id="Rectangle 33" o:spid="_x0000_s1026" o:spt="1" style="position:absolute;left:10571;top:15821;height:283;width:1364;" fillcolor="#FF0000" filled="t" stroked="f" coordsize="21600,21600" o:gfxdata="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3dCgL4A&#10;AADbAAAADwAAAAAAAAABACAAAAAiAAAAZHJzL2Rvd25yZXYueG1sUEsBAhQAFAAAAAgAh07iQDMv&#10;BZ47AAAAOQAAABAAAAAAAAAAAQAgAAAADQEAAGRycy9zaGFwZXhtbC54bWxQSwUGAAAAAAYABgBb&#10;AQAAtwM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rect id="Rectangle 34" o:spid="_x0000_s1026" o:spt="1" style="position:absolute;left:10571;top:15781;height:283;width:1364;" fillcolor="#53BDD5" filled="t" stroked="f" coordsize="21600,21600" o:gfxdata="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2EPsYrgAAADbAAAA&#10;DwAAAAAAAAABACAAAAAiAAAAZHJzL2Rvd25yZXYueG1sUEsBAhQAFAAAAAgAh07iQDMvBZ47AAAA&#10;OQAAABAAAAAAAAAAAQAgAAAABwEAAGRycy9zaGFwZXhtbC54bWxQSwUGAAAAAAYABgBbAQAAsQMA&#10;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B91C94">
    <w:pPr>
      <w:pStyle w:val="14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6985</wp:posOffset>
              </wp:positionH>
              <wp:positionV relativeFrom="paragraph">
                <wp:posOffset>219075</wp:posOffset>
              </wp:positionV>
              <wp:extent cx="342900" cy="265430"/>
              <wp:effectExtent l="0" t="0" r="0" b="1270"/>
              <wp:wrapNone/>
              <wp:docPr id="31" name="Text 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A31AF5">
                          <w:pPr>
                            <w:pStyle w:val="14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\*                                                                        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Text Box 40" o:spid="_x0000_s1026" o:spt="202" type="#_x0000_t202" style="position:absolute;left:0pt;margin-left:0.55pt;margin-top:17.25pt;height:20.9pt;width:27pt;z-index:251662336;mso-width-relative:page;mso-height-relative:margin;mso-height-percent:200;" filled="f" stroked="f" coordsize="21600,21600" o:gfxdata="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03sV+9EAAAAGAQAADwAAAAAAAAABACAAAAAiAAAAZHJzL2Rvd25yZXYu&#10;eG1sUEsBAhQAFAAAAAgAh07iQLqd4MUCAgAAFQQAAA4AAAAAAAAAAQAgAAAAIAEAAGRycy9lMm9E&#10;b2MueG1sUEsFBgAAAAAGAAYAWQEAAJQFAAAAAA==&#10;">
              <v:fill on="f" focussize="0,0"/>
              <v:stroke on="f"/>
              <v:imagedata o:title=""/>
              <o:lock v:ext="edit" aspectratio="f"/>
              <v:textbox inset="1mm,1mm,1mm,1mm" style="mso-fit-shape-to-text:t;">
                <w:txbxContent>
                  <w:p w14:paraId="6CA31AF5">
                    <w:pPr>
                      <w:pStyle w:val="14"/>
                      <w:jc w:val="center"/>
                    </w:pPr>
                    <w:r>
                      <w:fldChar w:fldCharType="begin"/>
                    </w:r>
                    <w:r>
                      <w:instrText xml:space="preserve"> PAGE \*                                                                        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-551180</wp:posOffset>
              </wp:positionH>
              <wp:positionV relativeFrom="paragraph">
                <wp:posOffset>274320</wp:posOffset>
              </wp:positionV>
              <wp:extent cx="866140" cy="205105"/>
              <wp:effectExtent l="0" t="0" r="0" b="4445"/>
              <wp:wrapNone/>
              <wp:docPr id="28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140" cy="205105"/>
                        <a:chOff x="10571" y="15781"/>
                        <a:chExt cx="1364" cy="323"/>
                      </a:xfrm>
                    </wpg:grpSpPr>
                    <wps:wsp>
                      <wps:cNvPr id="29" name="Rectangle 38"/>
                      <wps:cNvSpPr>
                        <a:spLocks noChangeArrowheads="1"/>
                      </wps:cNvSpPr>
                      <wps:spPr bwMode="auto">
                        <a:xfrm>
                          <a:off x="10571" y="1582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30" name="Rectangle 39"/>
                      <wps:cNvSpPr>
                        <a:spLocks noChangeArrowheads="1"/>
                      </wps:cNvSpPr>
                      <wps:spPr bwMode="auto">
                        <a:xfrm>
                          <a:off x="10571" y="1578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3186C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37" o:spid="_x0000_s1026" o:spt="203" style="position:absolute;left:0pt;margin-left:-43.4pt;margin-top:21.6pt;height:16.15pt;width:68.2pt;z-index:251661312;mso-width-relative:page;mso-height-relative:page;" coordorigin="10571,15781" coordsize="1364,323" o:gfxdata="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sdbVuNoAAAAIAQAADwAAAAAAAAABACAAAAAiAAAAZHJzL2Rvd25yZXYu&#10;eG1sUEsBAhQAFAAAAAgAh07iQPVArtikAgAArQcAAA4AAAAAAAAAAQAgAAAAKQEAAGRycy9lMm9E&#10;b2MueG1sUEsFBgAAAAAGAAYAWQEAAD8GAAAAAA==&#10;">
              <o:lock v:ext="edit" aspectratio="f"/>
              <v:rect id="Rectangle 38" o:spid="_x0000_s1026" o:spt="1" style="position:absolute;left:10571;top:15821;height:283;width:1364;" fillcolor="#FF0000" filled="t" stroked="f" coordsize="21600,21600" o:gfxdata="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du0evQAA&#10;ANsAAAAPAAAAAAAAAAEAIAAAACIAAABkcnMvZG93bnJldi54bWxQSwECFAAUAAAACACHTuJAMy8F&#10;njsAAAA5AAAAEAAAAAAAAAABACAAAAAMAQAAZHJzL3NoYXBleG1sLnhtbFBLBQYAAAAABgAGAFsB&#10;AAC2Aw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rect id="Rectangle 39" o:spid="_x0000_s1026" o:spt="1" style="position:absolute;left:10571;top:15781;height:283;width:1364;" fillcolor="#3186C5" filled="t" stroked="f" coordsize="21600,21600" o:gfxdata="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/d597sAAADb&#10;AAAADwAAAAAAAAABACAAAAAiAAAAZHJzL2Rvd25yZXYueG1sUEsBAhQAFAAAAAgAh07iQDMvBZ47&#10;AAAAOQAAABAAAAAAAAAAAQAgAAAACgEAAGRycy9zaGFwZXhtbC54bWxQSwUGAAAAAAYABgBbAQAA&#10;tAM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1F483A">
    <w:r>
      <w:drawing>
        <wp:anchor distT="0" distB="0" distL="114300" distR="114300" simplePos="0" relativeHeight="251670528" behindDoc="0" locked="0" layoutInCell="1" allowOverlap="1">
          <wp:simplePos x="0" y="0"/>
          <wp:positionH relativeFrom="column">
            <wp:posOffset>51435</wp:posOffset>
          </wp:positionH>
          <wp:positionV relativeFrom="paragraph">
            <wp:posOffset>-244475</wp:posOffset>
          </wp:positionV>
          <wp:extent cx="857250" cy="474980"/>
          <wp:effectExtent l="0" t="0" r="0" b="0"/>
          <wp:wrapNone/>
          <wp:docPr id="3" name="图片 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Logo"/>
                  <pic:cNvPicPr>
                    <a:picLocks noChangeAspect="1"/>
                  </pic:cNvPicPr>
                </pic:nvPicPr>
                <pic:blipFill>
                  <a:blip r:embed="rId1"/>
                  <a:srcRect t="26733" b="17867"/>
                  <a:stretch>
                    <a:fillRect/>
                  </a:stretch>
                </pic:blipFill>
                <pic:spPr>
                  <a:xfrm>
                    <a:off x="0" y="0"/>
                    <a:ext cx="857250" cy="4749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g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margin">
                <wp:posOffset>-635</wp:posOffset>
              </wp:positionH>
              <wp:positionV relativeFrom="paragraph">
                <wp:posOffset>-291465</wp:posOffset>
              </wp:positionV>
              <wp:extent cx="6481445" cy="539750"/>
              <wp:effectExtent l="0" t="0" r="0" b="0"/>
              <wp:wrapNone/>
              <wp:docPr id="53" name="组合 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81445" cy="539750"/>
                        <a:chOff x="1125" y="8277"/>
                        <a:chExt cx="10207" cy="850"/>
                      </a:xfrm>
                    </wpg:grpSpPr>
                    <wps:wsp>
                      <wps:cNvPr id="54" name="Rectangle 27"/>
                      <wps:cNvSpPr>
                        <a:spLocks noChangeArrowheads="1"/>
                      </wps:cNvSpPr>
                      <wps:spPr bwMode="auto">
                        <a:xfrm>
                          <a:off x="1125" y="8277"/>
                          <a:ext cx="8340" cy="850"/>
                        </a:xfrm>
                        <a:prstGeom prst="rect">
                          <a:avLst/>
                        </a:prstGeom>
                        <a:solidFill>
                          <a:srgbClr val="53BDD5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55" name="Rectangle 26"/>
                      <wps:cNvSpPr>
                        <a:spLocks noChangeArrowheads="1"/>
                      </wps:cNvSpPr>
                      <wps:spPr bwMode="auto">
                        <a:xfrm>
                          <a:off x="9045" y="8277"/>
                          <a:ext cx="2287" cy="850"/>
                        </a:xfrm>
                        <a:prstGeom prst="rect">
                          <a:avLst/>
                        </a:prstGeom>
                        <a:solidFill>
                          <a:srgbClr val="187080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5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9062" y="8370"/>
                          <a:ext cx="2216" cy="6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BFBBCD2">
                            <w:pPr>
                              <w:jc w:val="center"/>
                              <w:rPr>
                                <w:rFonts w:eastAsia="黑体" w:asciiTheme="minorHAnsi" w:hAnsiTheme="minorHAnsi" w:cstheme="minorHAnsi"/>
                                <w:color w:val="FFFFF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eastAsia="黑体" w:asciiTheme="minorHAnsi" w:hAnsiTheme="minorHAnsi" w:cstheme="minorHAnsi"/>
                                <w:color w:val="FFFFFF"/>
                                <w:sz w:val="40"/>
                                <w:szCs w:val="40"/>
                              </w:rPr>
                              <w:t>DATASHEET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0.05pt;margin-top:-22.95pt;height:42.5pt;width:510.35pt;mso-position-horizontal-relative:margin;z-index:251669504;mso-width-relative:page;mso-height-relative:page;" coordorigin="1125,8277" coordsize="10207,850" o:gfxdata="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">
              <o:lock v:ext="edit" aspectratio="f"/>
              <v:rect id="Rectangle 27" o:spid="_x0000_s1026" o:spt="1" style="position:absolute;left:1125;top:8277;height:850;width:8340;" fillcolor="#53BDD5" filled="t" stroked="f" coordsize="21600,21600" o:gfxdata="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/bpPO8AAAA&#10;2wAAAA8AAAAAAAAAAQAgAAAAIgAAAGRycy9kb3ducmV2LnhtbFBLAQIUABQAAAAIAIdO4kAzLwWe&#10;OwAAADkAAAAQAAAAAAAAAAEAIAAAAAsBAABkcnMvc2hhcGV4bWwueG1sUEsFBgAAAAAGAAYAWwEA&#10;ALUD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rect id="Rectangle 26" o:spid="_x0000_s1026" o:spt="1" style="position:absolute;left:9045;top:8277;height:850;width:2287;" fillcolor="#187080" filled="t" stroked="f" coordsize="21600,21600" o:gfxdata="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homxugAAANsA&#10;AAAPAAAAAAAAAAEAIAAAACIAAABkcnMvZG93bnJldi54bWxQSwECFAAUAAAACACHTuJAMy8FnjsA&#10;AAA5AAAAEAAAAAAAAAABACAAAAAJAQAAZHJzL3NoYXBleG1sLnhtbFBLBQYAAAAABgAGAFsBAACz&#10;Aw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shape id="Text Box 5" o:spid="_x0000_s1026" o:spt="202" type="#_x0000_t202" style="position:absolute;left:9062;top:8370;height:663;width:2216;v-text-anchor:middle;" filled="f" stroked="f" coordsize="21600,21600" o:gfxdata="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EqKvm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BFBBCD2">
                      <w:pPr>
                        <w:jc w:val="center"/>
                        <w:rPr>
                          <w:rFonts w:eastAsia="黑体" w:asciiTheme="minorHAnsi" w:hAnsiTheme="minorHAnsi" w:cstheme="minorHAnsi"/>
                          <w:color w:val="FFFFFF"/>
                          <w:sz w:val="40"/>
                          <w:szCs w:val="40"/>
                        </w:rPr>
                      </w:pPr>
                      <w:r>
                        <w:rPr>
                          <w:rFonts w:eastAsia="黑体" w:asciiTheme="minorHAnsi" w:hAnsiTheme="minorHAnsi" w:cstheme="minorHAnsi"/>
                          <w:color w:val="FFFFFF"/>
                          <w:sz w:val="40"/>
                          <w:szCs w:val="40"/>
                        </w:rPr>
                        <w:t>DATASHEET</w:t>
                      </w:r>
                    </w:p>
                  </w:txbxContent>
                </v:textbox>
              </v:shape>
            </v:group>
          </w:pict>
        </mc:Fallback>
      </mc:AlternateContent>
    </w:r>
    <w:ins w:id="0" w:author="g00475" w:date="2015-09-07T19:07:00Z">
      <w:r>
        <w:rPr/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120015</wp:posOffset>
            </wp:positionH>
            <wp:positionV relativeFrom="paragraph">
              <wp:posOffset>-269875</wp:posOffset>
            </wp:positionV>
            <wp:extent cx="641350" cy="320040"/>
            <wp:effectExtent l="0" t="0" r="6350" b="3810"/>
            <wp:wrapNone/>
            <wp:docPr id="10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图片 4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1350" cy="32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ins>
    <w: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column">
                <wp:posOffset>5104130</wp:posOffset>
              </wp:positionH>
              <wp:positionV relativeFrom="paragraph">
                <wp:posOffset>-307340</wp:posOffset>
              </wp:positionV>
              <wp:extent cx="1540510" cy="453390"/>
              <wp:effectExtent l="0" t="0" r="3810" b="0"/>
              <wp:wrapNone/>
              <wp:docPr id="7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0510" cy="453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87AA90">
                          <w:pPr>
                            <w:rPr>
                              <w:rFonts w:eastAsia="黑体" w:cs="Calibri"/>
                              <w:color w:val="FFFFFF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eastAsia="黑体" w:cs="Calibri"/>
                              <w:color w:val="FFFFFF"/>
                              <w:sz w:val="40"/>
                              <w:szCs w:val="40"/>
                            </w:rPr>
                            <w:t>DATASHEET</w:t>
                          </w:r>
                        </w:p>
                      </w:txbxContent>
                    </wps:txbx>
                    <wps:bodyPr rot="0" vert="horz" wrap="square" lIns="91440" tIns="35941" rIns="91440" bIns="35941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 Box 5" o:spid="_x0000_s1026" o:spt="1" style="position:absolute;left:0pt;margin-left:401.9pt;margin-top:-24.2pt;height:35.7pt;width:121.3pt;z-index:251667456;mso-width-relative:page;mso-height-relative:page;" filled="f" stroked="f" coordsize="21600,21600" o:gfxdata="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N2R4VraAAAACwEAAA8AAAAAAAAAAQAgAAAAIgAAAGRy&#10;cy9kb3ducmV2LnhtbFBLAQIUABQAAAAIAIdO4kCbJC9xAwIAAAoEAAAOAAAAAAAAAAEAIAAAACkB&#10;AABkcnMvZTJvRG9jLnhtbFBLBQYAAAAABgAGAFkBAACeBQAAAAA=&#10;">
              <v:fill on="f" focussize="0,0"/>
              <v:stroke on="f"/>
              <v:imagedata o:title=""/>
              <o:lock v:ext="edit" aspectratio="f"/>
              <v:textbox inset="2.54mm,0.998361111111111mm,2.54mm,0.998361111111111mm">
                <w:txbxContent>
                  <w:p w14:paraId="6387AA90">
                    <w:pPr>
                      <w:rPr>
                        <w:rFonts w:eastAsia="黑体" w:cs="Calibri"/>
                        <w:color w:val="FFFFFF"/>
                        <w:sz w:val="40"/>
                        <w:szCs w:val="40"/>
                      </w:rPr>
                    </w:pPr>
                    <w:r>
                      <w:rPr>
                        <w:rFonts w:eastAsia="黑体" w:cs="Calibri"/>
                        <w:color w:val="FFFFFF"/>
                        <w:sz w:val="40"/>
                        <w:szCs w:val="40"/>
                      </w:rPr>
                      <w:t>DATASHEET</w:t>
                    </w: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6E5A68">
    <w:r>
      <w:drawing>
        <wp:anchor distT="0" distB="0" distL="114300" distR="114300" simplePos="0" relativeHeight="251666432" behindDoc="0" locked="0" layoutInCell="1" allowOverlap="1">
          <wp:simplePos x="0" y="0"/>
          <wp:positionH relativeFrom="column">
            <wp:posOffset>110490</wp:posOffset>
          </wp:positionH>
          <wp:positionV relativeFrom="paragraph">
            <wp:posOffset>-269875</wp:posOffset>
          </wp:positionV>
          <wp:extent cx="641350" cy="320040"/>
          <wp:effectExtent l="0" t="0" r="6350" b="3810"/>
          <wp:wrapNone/>
          <wp:docPr id="17" name="图片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图片 17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350" cy="320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5104130</wp:posOffset>
              </wp:positionH>
              <wp:positionV relativeFrom="paragraph">
                <wp:posOffset>-307340</wp:posOffset>
              </wp:positionV>
              <wp:extent cx="1540510" cy="453390"/>
              <wp:effectExtent l="0" t="0" r="0" b="3810"/>
              <wp:wrapNone/>
              <wp:docPr id="13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0510" cy="453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D07CAA">
                          <w:pPr>
                            <w:rPr>
                              <w:rFonts w:eastAsia="黑体" w:asciiTheme="minorHAnsi" w:hAnsiTheme="minorHAnsi" w:cstheme="minorHAnsi"/>
                              <w:color w:val="FFFFFF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hint="eastAsia" w:eastAsia="黑体" w:asciiTheme="minorHAnsi" w:hAnsiTheme="minorHAnsi" w:cstheme="minorHAnsi"/>
                              <w:color w:val="FFFFFF"/>
                              <w:sz w:val="40"/>
                              <w:szCs w:val="40"/>
                            </w:rPr>
                            <w:t>产品彩页</w:t>
                          </w:r>
                        </w:p>
                      </w:txbxContent>
                    </wps:txbx>
                    <wps:bodyPr rot="0" vert="horz" wrap="square" lIns="91440" tIns="36000" rIns="91440" bIns="360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401.9pt;margin-top:-24.2pt;height:35.7pt;width:121.3pt;z-index:251665408;mso-width-relative:page;mso-height-relative:page;" filled="f" stroked="f" coordsize="21600,21600" o:gfxdata="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iKnmtdkAAAALAQAADwAAAAAAAAABACAAAAAiAAAA&#10;ZHJzL2Rvd25yZXYueG1sUEsBAhQAFAAAAAgAh07iQIaUD78GAgAAFQQAAA4AAAAAAAAAAQAgAAAA&#10;KAEAAGRycy9lMm9Eb2MueG1sUEsFBgAAAAAGAAYAWQEAAKAFAAAAAA==&#10;">
              <v:fill on="f" focussize="0,0"/>
              <v:stroke on="f"/>
              <v:imagedata o:title=""/>
              <o:lock v:ext="edit" aspectratio="f"/>
              <v:textbox inset="2.54mm,1mm,2.54mm,1mm">
                <w:txbxContent>
                  <w:p w14:paraId="53D07CAA">
                    <w:pPr>
                      <w:rPr>
                        <w:rFonts w:eastAsia="黑体" w:asciiTheme="minorHAnsi" w:hAnsiTheme="minorHAnsi" w:cstheme="minorHAnsi"/>
                        <w:color w:val="FFFFFF"/>
                        <w:sz w:val="40"/>
                        <w:szCs w:val="40"/>
                      </w:rPr>
                    </w:pPr>
                    <w:r>
                      <w:rPr>
                        <w:rFonts w:hint="eastAsia" w:eastAsia="黑体" w:asciiTheme="minorHAnsi" w:hAnsiTheme="minorHAnsi" w:cstheme="minorHAnsi"/>
                        <w:color w:val="FFFFFF"/>
                        <w:sz w:val="40"/>
                        <w:szCs w:val="40"/>
                      </w:rPr>
                      <w:t>产品彩页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5047615</wp:posOffset>
              </wp:positionH>
              <wp:positionV relativeFrom="paragraph">
                <wp:posOffset>-377190</wp:posOffset>
              </wp:positionV>
              <wp:extent cx="1440180" cy="539750"/>
              <wp:effectExtent l="0" t="0" r="7620" b="0"/>
              <wp:wrapNone/>
              <wp:docPr id="14" name="Rectangl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40180" cy="53975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1EB8CE"/>
                          </a:gs>
                          <a:gs pos="100000">
                            <a:srgbClr val="1897C5"/>
                          </a:gs>
                        </a:gsLst>
                        <a:lin ang="0" scaled="1"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Rectangle 26" o:spid="_x0000_s1026" o:spt="1" style="position:absolute;left:0pt;margin-left:397.45pt;margin-top:-29.7pt;height:42.5pt;width:113.4pt;z-index:251663360;mso-width-relative:page;mso-height-relative:page;" fillcolor="#1EB8CE" filled="t" stroked="f" coordsize="21600,21600" o:gfxdata="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uIJoZ2gAAAAsBAAAP&#10;AAAAAAAAAAEAIAAAACIAAABkcnMvZG93bnJldi54bWxQSwECFAAUAAAACACHTuJA8ABPjk8CAACw&#10;BAAADgAAAAAAAAABACAAAAApAQAAZHJzL2Uyb0RvYy54bWxQSwUGAAAAAAYABgBZAQAA6gUAAAAA&#10;">
              <v:fill type="gradient" on="t" color2="#1897C5" angle="90" focus="100%" focussize="0,0" rotate="t"/>
              <v:stroke on="f"/>
              <v:imagedata o:title=""/>
              <o:lock v:ext="edit" aspectratio="f"/>
              <v:textbox style="mso-fit-shape-to-text:t;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7620</wp:posOffset>
              </wp:positionH>
              <wp:positionV relativeFrom="paragraph">
                <wp:posOffset>-377190</wp:posOffset>
              </wp:positionV>
              <wp:extent cx="5039995" cy="539750"/>
              <wp:effectExtent l="0" t="0" r="8255" b="0"/>
              <wp:wrapNone/>
              <wp:docPr id="15" name="Rectangle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39995" cy="539750"/>
                      </a:xfrm>
                      <a:prstGeom prst="rect">
                        <a:avLst/>
                      </a:prstGeom>
                      <a:solidFill>
                        <a:srgbClr val="3186C5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Rectangle 27" o:spid="_x0000_s1026" o:spt="1" style="position:absolute;left:0pt;margin-left:0.6pt;margin-top:-29.7pt;height:42.5pt;width:396.85pt;z-index:251664384;mso-width-relative:page;mso-height-relative:page;" fillcolor="#3186C5" filled="t" stroked="f" coordsize="21600,21600" o:gfxdata="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gVysU1wAAAAgBAAAPAAAA&#10;AAAAAAEAIAAAACIAAABkcnMvZG93bnJldi54bWxQSwECFAAUAAAACACHTuJACEsdlBYCAAArBAAA&#10;DgAAAAAAAAABACAAAAAmAQAAZHJzL2Uyb0RvYy54bWxQSwUGAAAAAAYABgBZAQAArgUAAAAA&#10;">
              <v:fill on="t" focussize="0,0"/>
              <v:stroke on="f"/>
              <v:imagedata o:title=""/>
              <o:lock v:ext="edit" aspectratio="f"/>
              <v:textbox style="mso-fit-shape-to-text:t;"/>
            </v:rect>
          </w:pict>
        </mc:Fallback>
      </mc:AlternateContent>
    </w:r>
  </w:p>
  <w:p w14:paraId="648F148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723px;height:712px" o:bullet="t">
        <v:imagedata r:id="rId1" o:title=""/>
      </v:shape>
    </w:pict>
  </w:numPicBullet>
  <w:numPicBullet w:numPicBulletId="1">
    <w:pict>
      <v:shape id="1" type="#_x0000_t75" style="width:723px;height:712px" o:bullet="t">
        <v:imagedata r:id="rId2" o:title=""/>
      </v:shape>
    </w:pict>
  </w:numPicBullet>
  <w:numPicBullet w:numPicBulletId="2">
    <w:pict>
      <v:shape id="2" type="#_x0000_t75" style="width:723px;height:712px" o:bullet="t">
        <v:imagedata r:id="rId3" o:title=""/>
      </v:shape>
    </w:pict>
  </w:numPicBullet>
  <w:abstractNum w:abstractNumId="0">
    <w:nsid w:val="19593180"/>
    <w:multiLevelType w:val="multilevel"/>
    <w:tmpl w:val="19593180"/>
    <w:lvl w:ilvl="0" w:tentative="0">
      <w:start w:val="1"/>
      <w:numFmt w:val="bullet"/>
      <w:pStyle w:val="39"/>
      <w:lvlText w:val=""/>
      <w:lvlPicBulletId w:val="1"/>
      <w:lvlJc w:val="left"/>
      <w:pPr>
        <w:ind w:left="760" w:hanging="420"/>
      </w:pPr>
      <w:rPr>
        <w:rFonts w:hint="default" w:ascii="Symbol" w:hAnsi="Symbol"/>
        <w:color w:val="auto"/>
        <w:position w:val="-2"/>
        <w:sz w:val="15"/>
        <w:szCs w:val="18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2B564951"/>
    <w:multiLevelType w:val="multilevel"/>
    <w:tmpl w:val="2B564951"/>
    <w:lvl w:ilvl="0" w:tentative="0">
      <w:start w:val="1"/>
      <w:numFmt w:val="bullet"/>
      <w:pStyle w:val="40"/>
      <w:lvlText w:val=""/>
      <w:lvlPicBulletId w:val="2"/>
      <w:lvlJc w:val="left"/>
      <w:pPr>
        <w:ind w:left="816" w:hanging="419"/>
      </w:pPr>
      <w:rPr>
        <w:rFonts w:hint="default" w:ascii="Symbol" w:hAnsi="Symbol"/>
        <w:color w:val="auto"/>
        <w:position w:val="-2"/>
        <w:sz w:val="18"/>
        <w:szCs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2">
    <w:nsid w:val="3A6E3BF8"/>
    <w:multiLevelType w:val="multilevel"/>
    <w:tmpl w:val="3A6E3BF8"/>
    <w:lvl w:ilvl="0" w:tentative="0">
      <w:start w:val="1"/>
      <w:numFmt w:val="bullet"/>
      <w:pStyle w:val="38"/>
      <w:lvlText w:val=""/>
      <w:lvlPicBulletId w:val="0"/>
      <w:lvlJc w:val="left"/>
      <w:pPr>
        <w:ind w:left="420" w:hanging="420"/>
      </w:pPr>
      <w:rPr>
        <w:rFonts w:hint="default" w:ascii="Symbol" w:hAnsi="Symbol"/>
        <w:color w:val="auto"/>
        <w:position w:val="-2"/>
        <w:sz w:val="15"/>
        <w:szCs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g00475">
    <w15:presenceInfo w15:providerId="None" w15:userId="g0047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attachedTemplate r:id="rId1"/>
  <w:documentProtection w:enforcement="0"/>
  <w:defaultTabStop w:val="420"/>
  <w:drawingGridHorizontalSpacing w:val="9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659"/>
    <w:rsid w:val="0000055B"/>
    <w:rsid w:val="00002E26"/>
    <w:rsid w:val="00002FA6"/>
    <w:rsid w:val="00003EC5"/>
    <w:rsid w:val="00004BA6"/>
    <w:rsid w:val="000060A9"/>
    <w:rsid w:val="0000667E"/>
    <w:rsid w:val="00010F5D"/>
    <w:rsid w:val="00012B06"/>
    <w:rsid w:val="00013A65"/>
    <w:rsid w:val="0001476B"/>
    <w:rsid w:val="00016205"/>
    <w:rsid w:val="00016F21"/>
    <w:rsid w:val="0001745A"/>
    <w:rsid w:val="000223AF"/>
    <w:rsid w:val="00022D45"/>
    <w:rsid w:val="00024055"/>
    <w:rsid w:val="000254E8"/>
    <w:rsid w:val="000276B8"/>
    <w:rsid w:val="0003051D"/>
    <w:rsid w:val="00034D72"/>
    <w:rsid w:val="00037379"/>
    <w:rsid w:val="000408F7"/>
    <w:rsid w:val="00040DC4"/>
    <w:rsid w:val="000413E1"/>
    <w:rsid w:val="00043299"/>
    <w:rsid w:val="00044B65"/>
    <w:rsid w:val="0005118B"/>
    <w:rsid w:val="00051744"/>
    <w:rsid w:val="00054529"/>
    <w:rsid w:val="00054652"/>
    <w:rsid w:val="000554EA"/>
    <w:rsid w:val="00057F60"/>
    <w:rsid w:val="00057F88"/>
    <w:rsid w:val="00062BF1"/>
    <w:rsid w:val="00063D64"/>
    <w:rsid w:val="0006504B"/>
    <w:rsid w:val="00070D2E"/>
    <w:rsid w:val="000714F6"/>
    <w:rsid w:val="000721F0"/>
    <w:rsid w:val="000734AC"/>
    <w:rsid w:val="00074218"/>
    <w:rsid w:val="00082871"/>
    <w:rsid w:val="00082D21"/>
    <w:rsid w:val="000833D4"/>
    <w:rsid w:val="000853D6"/>
    <w:rsid w:val="00086DFD"/>
    <w:rsid w:val="0008718D"/>
    <w:rsid w:val="0009019D"/>
    <w:rsid w:val="00092350"/>
    <w:rsid w:val="000936BF"/>
    <w:rsid w:val="0009466F"/>
    <w:rsid w:val="0009645D"/>
    <w:rsid w:val="000A0B2D"/>
    <w:rsid w:val="000A0E9F"/>
    <w:rsid w:val="000A3661"/>
    <w:rsid w:val="000B1628"/>
    <w:rsid w:val="000B2092"/>
    <w:rsid w:val="000B3032"/>
    <w:rsid w:val="000B5CCF"/>
    <w:rsid w:val="000C0453"/>
    <w:rsid w:val="000C0730"/>
    <w:rsid w:val="000C3082"/>
    <w:rsid w:val="000C330D"/>
    <w:rsid w:val="000C415F"/>
    <w:rsid w:val="000C7F1A"/>
    <w:rsid w:val="000D0209"/>
    <w:rsid w:val="000D0FC4"/>
    <w:rsid w:val="000D29BE"/>
    <w:rsid w:val="000D5559"/>
    <w:rsid w:val="000D747E"/>
    <w:rsid w:val="000E2384"/>
    <w:rsid w:val="000E4850"/>
    <w:rsid w:val="000E6ABC"/>
    <w:rsid w:val="000F1AF2"/>
    <w:rsid w:val="000F3D1C"/>
    <w:rsid w:val="000F5B23"/>
    <w:rsid w:val="000F67C4"/>
    <w:rsid w:val="00100295"/>
    <w:rsid w:val="00101324"/>
    <w:rsid w:val="001030A5"/>
    <w:rsid w:val="001062D4"/>
    <w:rsid w:val="001068D7"/>
    <w:rsid w:val="0011100D"/>
    <w:rsid w:val="00111971"/>
    <w:rsid w:val="00111989"/>
    <w:rsid w:val="00115752"/>
    <w:rsid w:val="00116BF6"/>
    <w:rsid w:val="00116F43"/>
    <w:rsid w:val="00120757"/>
    <w:rsid w:val="00121BF8"/>
    <w:rsid w:val="0012418B"/>
    <w:rsid w:val="001268A6"/>
    <w:rsid w:val="0013440E"/>
    <w:rsid w:val="00134EAE"/>
    <w:rsid w:val="00136770"/>
    <w:rsid w:val="00140790"/>
    <w:rsid w:val="001424AC"/>
    <w:rsid w:val="00143B4F"/>
    <w:rsid w:val="00150106"/>
    <w:rsid w:val="00151959"/>
    <w:rsid w:val="00155BD1"/>
    <w:rsid w:val="00156CD2"/>
    <w:rsid w:val="00160F91"/>
    <w:rsid w:val="0016532E"/>
    <w:rsid w:val="001653D7"/>
    <w:rsid w:val="00166838"/>
    <w:rsid w:val="00171DEC"/>
    <w:rsid w:val="00172711"/>
    <w:rsid w:val="0017273F"/>
    <w:rsid w:val="00172A25"/>
    <w:rsid w:val="00174690"/>
    <w:rsid w:val="00181842"/>
    <w:rsid w:val="00183FA4"/>
    <w:rsid w:val="001848AF"/>
    <w:rsid w:val="00184C71"/>
    <w:rsid w:val="00185EB5"/>
    <w:rsid w:val="001911C7"/>
    <w:rsid w:val="00192AEE"/>
    <w:rsid w:val="001945AF"/>
    <w:rsid w:val="00197335"/>
    <w:rsid w:val="001A363B"/>
    <w:rsid w:val="001A72E4"/>
    <w:rsid w:val="001A7F74"/>
    <w:rsid w:val="001B5E08"/>
    <w:rsid w:val="001B79C2"/>
    <w:rsid w:val="001C3384"/>
    <w:rsid w:val="001C57FE"/>
    <w:rsid w:val="001D667D"/>
    <w:rsid w:val="001D6CAC"/>
    <w:rsid w:val="001D6DA6"/>
    <w:rsid w:val="001E0119"/>
    <w:rsid w:val="001E050B"/>
    <w:rsid w:val="001E0A40"/>
    <w:rsid w:val="001E382F"/>
    <w:rsid w:val="001E4535"/>
    <w:rsid w:val="001E5D63"/>
    <w:rsid w:val="001F0D0A"/>
    <w:rsid w:val="001F202F"/>
    <w:rsid w:val="001F2666"/>
    <w:rsid w:val="001F39E4"/>
    <w:rsid w:val="001F5F7C"/>
    <w:rsid w:val="001F60C5"/>
    <w:rsid w:val="001F7031"/>
    <w:rsid w:val="001F7B4C"/>
    <w:rsid w:val="002014C6"/>
    <w:rsid w:val="00201A0C"/>
    <w:rsid w:val="00201BD8"/>
    <w:rsid w:val="0020256F"/>
    <w:rsid w:val="002038B7"/>
    <w:rsid w:val="00204366"/>
    <w:rsid w:val="00204831"/>
    <w:rsid w:val="0020526C"/>
    <w:rsid w:val="00206FF5"/>
    <w:rsid w:val="00210146"/>
    <w:rsid w:val="00212773"/>
    <w:rsid w:val="0021543A"/>
    <w:rsid w:val="00216E8C"/>
    <w:rsid w:val="002173A9"/>
    <w:rsid w:val="00220567"/>
    <w:rsid w:val="00221C30"/>
    <w:rsid w:val="00223F7D"/>
    <w:rsid w:val="00224470"/>
    <w:rsid w:val="002265A5"/>
    <w:rsid w:val="002322F9"/>
    <w:rsid w:val="00232B76"/>
    <w:rsid w:val="002335EA"/>
    <w:rsid w:val="00236D36"/>
    <w:rsid w:val="00236DB7"/>
    <w:rsid w:val="002407A1"/>
    <w:rsid w:val="00240C79"/>
    <w:rsid w:val="00242646"/>
    <w:rsid w:val="00245189"/>
    <w:rsid w:val="00247D75"/>
    <w:rsid w:val="0025061C"/>
    <w:rsid w:val="002506B2"/>
    <w:rsid w:val="00253C44"/>
    <w:rsid w:val="00257010"/>
    <w:rsid w:val="002617FD"/>
    <w:rsid w:val="00262E86"/>
    <w:rsid w:val="002664BA"/>
    <w:rsid w:val="00267225"/>
    <w:rsid w:val="002715FB"/>
    <w:rsid w:val="00274961"/>
    <w:rsid w:val="00276523"/>
    <w:rsid w:val="00277E08"/>
    <w:rsid w:val="00282AB4"/>
    <w:rsid w:val="00283A91"/>
    <w:rsid w:val="002841CB"/>
    <w:rsid w:val="00284EEC"/>
    <w:rsid w:val="0028501E"/>
    <w:rsid w:val="00286F44"/>
    <w:rsid w:val="00286F88"/>
    <w:rsid w:val="00291AA0"/>
    <w:rsid w:val="002923BE"/>
    <w:rsid w:val="0029242B"/>
    <w:rsid w:val="002930A1"/>
    <w:rsid w:val="002947E0"/>
    <w:rsid w:val="002A0077"/>
    <w:rsid w:val="002A1180"/>
    <w:rsid w:val="002A13E6"/>
    <w:rsid w:val="002A1927"/>
    <w:rsid w:val="002A3BA5"/>
    <w:rsid w:val="002A58BB"/>
    <w:rsid w:val="002A7091"/>
    <w:rsid w:val="002A765B"/>
    <w:rsid w:val="002B0CD2"/>
    <w:rsid w:val="002B2BD7"/>
    <w:rsid w:val="002B34B8"/>
    <w:rsid w:val="002B381B"/>
    <w:rsid w:val="002C10D0"/>
    <w:rsid w:val="002C334D"/>
    <w:rsid w:val="002D07B5"/>
    <w:rsid w:val="002D0ACE"/>
    <w:rsid w:val="002D24C7"/>
    <w:rsid w:val="002D5377"/>
    <w:rsid w:val="002D5895"/>
    <w:rsid w:val="002D7331"/>
    <w:rsid w:val="002D7F6F"/>
    <w:rsid w:val="002E0604"/>
    <w:rsid w:val="002E2EA8"/>
    <w:rsid w:val="002E397B"/>
    <w:rsid w:val="002E5D2E"/>
    <w:rsid w:val="002F028C"/>
    <w:rsid w:val="002F057D"/>
    <w:rsid w:val="002F2B1A"/>
    <w:rsid w:val="002F2D21"/>
    <w:rsid w:val="002F32FC"/>
    <w:rsid w:val="002F3D3D"/>
    <w:rsid w:val="002F4C7B"/>
    <w:rsid w:val="002F4CA0"/>
    <w:rsid w:val="003010B7"/>
    <w:rsid w:val="00301B16"/>
    <w:rsid w:val="003034AB"/>
    <w:rsid w:val="00306341"/>
    <w:rsid w:val="003117DA"/>
    <w:rsid w:val="00311945"/>
    <w:rsid w:val="00313250"/>
    <w:rsid w:val="003170AF"/>
    <w:rsid w:val="00317D81"/>
    <w:rsid w:val="003228AA"/>
    <w:rsid w:val="00322967"/>
    <w:rsid w:val="0032348E"/>
    <w:rsid w:val="00324115"/>
    <w:rsid w:val="003277DC"/>
    <w:rsid w:val="00327F56"/>
    <w:rsid w:val="00330929"/>
    <w:rsid w:val="003331D4"/>
    <w:rsid w:val="00333CF5"/>
    <w:rsid w:val="003350FC"/>
    <w:rsid w:val="0033531A"/>
    <w:rsid w:val="0033571F"/>
    <w:rsid w:val="00341D71"/>
    <w:rsid w:val="00343095"/>
    <w:rsid w:val="00353973"/>
    <w:rsid w:val="0035397F"/>
    <w:rsid w:val="0035538D"/>
    <w:rsid w:val="003555CD"/>
    <w:rsid w:val="00357322"/>
    <w:rsid w:val="003606A4"/>
    <w:rsid w:val="003606AB"/>
    <w:rsid w:val="00363A00"/>
    <w:rsid w:val="0036404D"/>
    <w:rsid w:val="00366287"/>
    <w:rsid w:val="00366B51"/>
    <w:rsid w:val="00367642"/>
    <w:rsid w:val="0037010C"/>
    <w:rsid w:val="00373096"/>
    <w:rsid w:val="00377448"/>
    <w:rsid w:val="003819D2"/>
    <w:rsid w:val="00383202"/>
    <w:rsid w:val="00383C70"/>
    <w:rsid w:val="00386941"/>
    <w:rsid w:val="00387186"/>
    <w:rsid w:val="003873F2"/>
    <w:rsid w:val="00391FBE"/>
    <w:rsid w:val="003922C0"/>
    <w:rsid w:val="00394443"/>
    <w:rsid w:val="003947D8"/>
    <w:rsid w:val="00394CCA"/>
    <w:rsid w:val="003960ED"/>
    <w:rsid w:val="00397151"/>
    <w:rsid w:val="003A442C"/>
    <w:rsid w:val="003A53D4"/>
    <w:rsid w:val="003A5659"/>
    <w:rsid w:val="003A5784"/>
    <w:rsid w:val="003A7B8F"/>
    <w:rsid w:val="003B01D9"/>
    <w:rsid w:val="003B285D"/>
    <w:rsid w:val="003B55F0"/>
    <w:rsid w:val="003B5E48"/>
    <w:rsid w:val="003C136A"/>
    <w:rsid w:val="003C1A78"/>
    <w:rsid w:val="003C1B2B"/>
    <w:rsid w:val="003C2852"/>
    <w:rsid w:val="003C30B2"/>
    <w:rsid w:val="003C3947"/>
    <w:rsid w:val="003C3DDE"/>
    <w:rsid w:val="003C3F1C"/>
    <w:rsid w:val="003C5812"/>
    <w:rsid w:val="003C6ACF"/>
    <w:rsid w:val="003C726B"/>
    <w:rsid w:val="003C7568"/>
    <w:rsid w:val="003C7E47"/>
    <w:rsid w:val="003D17F7"/>
    <w:rsid w:val="003D65CD"/>
    <w:rsid w:val="003E1397"/>
    <w:rsid w:val="003E2885"/>
    <w:rsid w:val="003F02AE"/>
    <w:rsid w:val="003F1448"/>
    <w:rsid w:val="003F1D71"/>
    <w:rsid w:val="003F1E36"/>
    <w:rsid w:val="003F1E9B"/>
    <w:rsid w:val="003F4076"/>
    <w:rsid w:val="003F470A"/>
    <w:rsid w:val="003F5638"/>
    <w:rsid w:val="00401D73"/>
    <w:rsid w:val="00403160"/>
    <w:rsid w:val="00403658"/>
    <w:rsid w:val="00403D4F"/>
    <w:rsid w:val="00410D1A"/>
    <w:rsid w:val="00411361"/>
    <w:rsid w:val="00413799"/>
    <w:rsid w:val="00416395"/>
    <w:rsid w:val="0041737C"/>
    <w:rsid w:val="00417C66"/>
    <w:rsid w:val="00420173"/>
    <w:rsid w:val="004207D3"/>
    <w:rsid w:val="00421726"/>
    <w:rsid w:val="00423DF2"/>
    <w:rsid w:val="0042403A"/>
    <w:rsid w:val="00424B14"/>
    <w:rsid w:val="00425018"/>
    <w:rsid w:val="004251E4"/>
    <w:rsid w:val="0043073F"/>
    <w:rsid w:val="00432777"/>
    <w:rsid w:val="0043466E"/>
    <w:rsid w:val="00436542"/>
    <w:rsid w:val="0044269B"/>
    <w:rsid w:val="00442778"/>
    <w:rsid w:val="004440A9"/>
    <w:rsid w:val="004448D8"/>
    <w:rsid w:val="00447327"/>
    <w:rsid w:val="00451A62"/>
    <w:rsid w:val="0045277E"/>
    <w:rsid w:val="00452841"/>
    <w:rsid w:val="00452DC9"/>
    <w:rsid w:val="0045332D"/>
    <w:rsid w:val="0045649E"/>
    <w:rsid w:val="00465664"/>
    <w:rsid w:val="0046614C"/>
    <w:rsid w:val="00473C27"/>
    <w:rsid w:val="00482344"/>
    <w:rsid w:val="00482543"/>
    <w:rsid w:val="00485218"/>
    <w:rsid w:val="00485C92"/>
    <w:rsid w:val="00486B69"/>
    <w:rsid w:val="00490633"/>
    <w:rsid w:val="00494908"/>
    <w:rsid w:val="00494BA6"/>
    <w:rsid w:val="00495F85"/>
    <w:rsid w:val="004A01F8"/>
    <w:rsid w:val="004A4259"/>
    <w:rsid w:val="004B2499"/>
    <w:rsid w:val="004B2720"/>
    <w:rsid w:val="004C1859"/>
    <w:rsid w:val="004C42BD"/>
    <w:rsid w:val="004C4525"/>
    <w:rsid w:val="004C5C43"/>
    <w:rsid w:val="004C7A6A"/>
    <w:rsid w:val="004D5A9D"/>
    <w:rsid w:val="004D7179"/>
    <w:rsid w:val="004E1D64"/>
    <w:rsid w:val="004E206C"/>
    <w:rsid w:val="004E6363"/>
    <w:rsid w:val="004F16F4"/>
    <w:rsid w:val="004F2756"/>
    <w:rsid w:val="004F28AC"/>
    <w:rsid w:val="004F295C"/>
    <w:rsid w:val="004F6AEB"/>
    <w:rsid w:val="004F7461"/>
    <w:rsid w:val="005002AD"/>
    <w:rsid w:val="0050056E"/>
    <w:rsid w:val="00500C7A"/>
    <w:rsid w:val="005037F9"/>
    <w:rsid w:val="00505465"/>
    <w:rsid w:val="0051574A"/>
    <w:rsid w:val="005157FD"/>
    <w:rsid w:val="00516F79"/>
    <w:rsid w:val="005218E4"/>
    <w:rsid w:val="00522320"/>
    <w:rsid w:val="00522466"/>
    <w:rsid w:val="00522BC2"/>
    <w:rsid w:val="00523F2E"/>
    <w:rsid w:val="00526D26"/>
    <w:rsid w:val="0052777B"/>
    <w:rsid w:val="0053034E"/>
    <w:rsid w:val="00530640"/>
    <w:rsid w:val="00531A29"/>
    <w:rsid w:val="005335D3"/>
    <w:rsid w:val="005411B2"/>
    <w:rsid w:val="00541B0B"/>
    <w:rsid w:val="00542AC6"/>
    <w:rsid w:val="00543FE9"/>
    <w:rsid w:val="0054470A"/>
    <w:rsid w:val="00545DC6"/>
    <w:rsid w:val="00546B6A"/>
    <w:rsid w:val="00546E20"/>
    <w:rsid w:val="00550474"/>
    <w:rsid w:val="00551060"/>
    <w:rsid w:val="005521D8"/>
    <w:rsid w:val="005529B5"/>
    <w:rsid w:val="00553248"/>
    <w:rsid w:val="005547D2"/>
    <w:rsid w:val="005576C7"/>
    <w:rsid w:val="005603CF"/>
    <w:rsid w:val="005607B3"/>
    <w:rsid w:val="0057014F"/>
    <w:rsid w:val="00581D84"/>
    <w:rsid w:val="00585C69"/>
    <w:rsid w:val="005862AC"/>
    <w:rsid w:val="00586DE7"/>
    <w:rsid w:val="00587340"/>
    <w:rsid w:val="0059056B"/>
    <w:rsid w:val="00593C2E"/>
    <w:rsid w:val="00597160"/>
    <w:rsid w:val="005A0788"/>
    <w:rsid w:val="005A18D6"/>
    <w:rsid w:val="005A1D64"/>
    <w:rsid w:val="005A3194"/>
    <w:rsid w:val="005A3EA2"/>
    <w:rsid w:val="005A4F1A"/>
    <w:rsid w:val="005A61BF"/>
    <w:rsid w:val="005B1388"/>
    <w:rsid w:val="005B13D0"/>
    <w:rsid w:val="005B67FF"/>
    <w:rsid w:val="005B7D90"/>
    <w:rsid w:val="005B7F1C"/>
    <w:rsid w:val="005C034F"/>
    <w:rsid w:val="005C4966"/>
    <w:rsid w:val="005C51AD"/>
    <w:rsid w:val="005C72E5"/>
    <w:rsid w:val="005D2E70"/>
    <w:rsid w:val="005D2E92"/>
    <w:rsid w:val="005D56BF"/>
    <w:rsid w:val="005D69AE"/>
    <w:rsid w:val="005F1B74"/>
    <w:rsid w:val="005F4098"/>
    <w:rsid w:val="005F47F9"/>
    <w:rsid w:val="005F6E56"/>
    <w:rsid w:val="00600B0F"/>
    <w:rsid w:val="00600C12"/>
    <w:rsid w:val="00601EAD"/>
    <w:rsid w:val="00603D78"/>
    <w:rsid w:val="00604137"/>
    <w:rsid w:val="00606EE1"/>
    <w:rsid w:val="00611326"/>
    <w:rsid w:val="00614965"/>
    <w:rsid w:val="00615525"/>
    <w:rsid w:val="00625958"/>
    <w:rsid w:val="00625A66"/>
    <w:rsid w:val="00626CE7"/>
    <w:rsid w:val="00635EC6"/>
    <w:rsid w:val="00635FD1"/>
    <w:rsid w:val="0063652C"/>
    <w:rsid w:val="00637EB5"/>
    <w:rsid w:val="00643EC1"/>
    <w:rsid w:val="006452DE"/>
    <w:rsid w:val="0064762F"/>
    <w:rsid w:val="00647D87"/>
    <w:rsid w:val="00655083"/>
    <w:rsid w:val="00656658"/>
    <w:rsid w:val="00656682"/>
    <w:rsid w:val="00660E54"/>
    <w:rsid w:val="0066295B"/>
    <w:rsid w:val="006639F5"/>
    <w:rsid w:val="00663DB6"/>
    <w:rsid w:val="0066489D"/>
    <w:rsid w:val="00665D81"/>
    <w:rsid w:val="00665F01"/>
    <w:rsid w:val="00666C17"/>
    <w:rsid w:val="00670482"/>
    <w:rsid w:val="006754B8"/>
    <w:rsid w:val="00683D75"/>
    <w:rsid w:val="006852DB"/>
    <w:rsid w:val="0068535D"/>
    <w:rsid w:val="00685823"/>
    <w:rsid w:val="006861A4"/>
    <w:rsid w:val="00691AC7"/>
    <w:rsid w:val="00692749"/>
    <w:rsid w:val="0069375E"/>
    <w:rsid w:val="006A675C"/>
    <w:rsid w:val="006A7E86"/>
    <w:rsid w:val="006B0973"/>
    <w:rsid w:val="006B1FF5"/>
    <w:rsid w:val="006B246E"/>
    <w:rsid w:val="006B4C18"/>
    <w:rsid w:val="006B7386"/>
    <w:rsid w:val="006B7E24"/>
    <w:rsid w:val="006C014E"/>
    <w:rsid w:val="006C3B49"/>
    <w:rsid w:val="006C626F"/>
    <w:rsid w:val="006C6AE8"/>
    <w:rsid w:val="006C7D26"/>
    <w:rsid w:val="006C7E0C"/>
    <w:rsid w:val="006C7E5B"/>
    <w:rsid w:val="006D30A2"/>
    <w:rsid w:val="006E0C6E"/>
    <w:rsid w:val="006E405C"/>
    <w:rsid w:val="006E508C"/>
    <w:rsid w:val="006F0A24"/>
    <w:rsid w:val="006F733D"/>
    <w:rsid w:val="007006BC"/>
    <w:rsid w:val="00701A94"/>
    <w:rsid w:val="00703C9D"/>
    <w:rsid w:val="00704013"/>
    <w:rsid w:val="00704F90"/>
    <w:rsid w:val="007057B7"/>
    <w:rsid w:val="00706D3A"/>
    <w:rsid w:val="00707707"/>
    <w:rsid w:val="007100DF"/>
    <w:rsid w:val="007106D7"/>
    <w:rsid w:val="00710CAC"/>
    <w:rsid w:val="00710E93"/>
    <w:rsid w:val="00711E57"/>
    <w:rsid w:val="00715FEA"/>
    <w:rsid w:val="007168FA"/>
    <w:rsid w:val="0072237C"/>
    <w:rsid w:val="00722495"/>
    <w:rsid w:val="00724E1B"/>
    <w:rsid w:val="00725A14"/>
    <w:rsid w:val="0073013A"/>
    <w:rsid w:val="00731CC7"/>
    <w:rsid w:val="007346EF"/>
    <w:rsid w:val="007349C5"/>
    <w:rsid w:val="00736935"/>
    <w:rsid w:val="00736C32"/>
    <w:rsid w:val="00737B48"/>
    <w:rsid w:val="00740163"/>
    <w:rsid w:val="00743AE3"/>
    <w:rsid w:val="00743DAE"/>
    <w:rsid w:val="007454F9"/>
    <w:rsid w:val="0075338A"/>
    <w:rsid w:val="00757034"/>
    <w:rsid w:val="00761B28"/>
    <w:rsid w:val="00762A5E"/>
    <w:rsid w:val="007657CA"/>
    <w:rsid w:val="0076598C"/>
    <w:rsid w:val="00765D77"/>
    <w:rsid w:val="0076601A"/>
    <w:rsid w:val="00766025"/>
    <w:rsid w:val="00766354"/>
    <w:rsid w:val="00772328"/>
    <w:rsid w:val="007735EA"/>
    <w:rsid w:val="00777043"/>
    <w:rsid w:val="007806A6"/>
    <w:rsid w:val="00783B1F"/>
    <w:rsid w:val="007855C4"/>
    <w:rsid w:val="0078600D"/>
    <w:rsid w:val="00787294"/>
    <w:rsid w:val="00787367"/>
    <w:rsid w:val="00790D2F"/>
    <w:rsid w:val="007959C7"/>
    <w:rsid w:val="00796DEA"/>
    <w:rsid w:val="00797E98"/>
    <w:rsid w:val="007A2574"/>
    <w:rsid w:val="007A7C29"/>
    <w:rsid w:val="007A7D6F"/>
    <w:rsid w:val="007B0472"/>
    <w:rsid w:val="007B0ADD"/>
    <w:rsid w:val="007B15A0"/>
    <w:rsid w:val="007B20B2"/>
    <w:rsid w:val="007B38BC"/>
    <w:rsid w:val="007B538E"/>
    <w:rsid w:val="007B5AF3"/>
    <w:rsid w:val="007B6CD6"/>
    <w:rsid w:val="007B7ED2"/>
    <w:rsid w:val="007C2305"/>
    <w:rsid w:val="007C2D7C"/>
    <w:rsid w:val="007C378C"/>
    <w:rsid w:val="007C48B9"/>
    <w:rsid w:val="007C499A"/>
    <w:rsid w:val="007C4BB2"/>
    <w:rsid w:val="007C5864"/>
    <w:rsid w:val="007D256B"/>
    <w:rsid w:val="007D418E"/>
    <w:rsid w:val="007D48B7"/>
    <w:rsid w:val="007D49D6"/>
    <w:rsid w:val="007D5583"/>
    <w:rsid w:val="007D5CBD"/>
    <w:rsid w:val="007E0675"/>
    <w:rsid w:val="007E1C87"/>
    <w:rsid w:val="007E6BD3"/>
    <w:rsid w:val="007E7598"/>
    <w:rsid w:val="007F695B"/>
    <w:rsid w:val="007F6A8F"/>
    <w:rsid w:val="007F78FD"/>
    <w:rsid w:val="00805DE9"/>
    <w:rsid w:val="00806810"/>
    <w:rsid w:val="00807297"/>
    <w:rsid w:val="0081069F"/>
    <w:rsid w:val="00812DEE"/>
    <w:rsid w:val="00820146"/>
    <w:rsid w:val="00820587"/>
    <w:rsid w:val="0082155B"/>
    <w:rsid w:val="008301BA"/>
    <w:rsid w:val="00832797"/>
    <w:rsid w:val="00832D70"/>
    <w:rsid w:val="00836F66"/>
    <w:rsid w:val="00837526"/>
    <w:rsid w:val="0084049A"/>
    <w:rsid w:val="008408FA"/>
    <w:rsid w:val="00840A5A"/>
    <w:rsid w:val="00843327"/>
    <w:rsid w:val="00844963"/>
    <w:rsid w:val="00847524"/>
    <w:rsid w:val="00850181"/>
    <w:rsid w:val="008516A0"/>
    <w:rsid w:val="00851E78"/>
    <w:rsid w:val="00852006"/>
    <w:rsid w:val="008521FF"/>
    <w:rsid w:val="00852935"/>
    <w:rsid w:val="0085552F"/>
    <w:rsid w:val="00856BE3"/>
    <w:rsid w:val="00857B26"/>
    <w:rsid w:val="00862274"/>
    <w:rsid w:val="00866316"/>
    <w:rsid w:val="00867426"/>
    <w:rsid w:val="00870AEC"/>
    <w:rsid w:val="00880178"/>
    <w:rsid w:val="008840A1"/>
    <w:rsid w:val="00884994"/>
    <w:rsid w:val="00885DE3"/>
    <w:rsid w:val="008862EB"/>
    <w:rsid w:val="0088659C"/>
    <w:rsid w:val="00891518"/>
    <w:rsid w:val="00892744"/>
    <w:rsid w:val="0089306B"/>
    <w:rsid w:val="008930B7"/>
    <w:rsid w:val="008A0EBB"/>
    <w:rsid w:val="008A3910"/>
    <w:rsid w:val="008A5409"/>
    <w:rsid w:val="008A6A24"/>
    <w:rsid w:val="008B022E"/>
    <w:rsid w:val="008B04CD"/>
    <w:rsid w:val="008B7053"/>
    <w:rsid w:val="008C05C9"/>
    <w:rsid w:val="008C37BB"/>
    <w:rsid w:val="008C5283"/>
    <w:rsid w:val="008C693F"/>
    <w:rsid w:val="008D4475"/>
    <w:rsid w:val="008D5BD9"/>
    <w:rsid w:val="008D5F02"/>
    <w:rsid w:val="008E2417"/>
    <w:rsid w:val="008E4160"/>
    <w:rsid w:val="008F1801"/>
    <w:rsid w:val="008F285F"/>
    <w:rsid w:val="008F7486"/>
    <w:rsid w:val="00902DFC"/>
    <w:rsid w:val="00903E96"/>
    <w:rsid w:val="00907EB4"/>
    <w:rsid w:val="00910769"/>
    <w:rsid w:val="00912B18"/>
    <w:rsid w:val="00914C7F"/>
    <w:rsid w:val="00916706"/>
    <w:rsid w:val="00920BCF"/>
    <w:rsid w:val="00921CAB"/>
    <w:rsid w:val="0092305F"/>
    <w:rsid w:val="009232C8"/>
    <w:rsid w:val="00924662"/>
    <w:rsid w:val="009259D7"/>
    <w:rsid w:val="00925E4C"/>
    <w:rsid w:val="00931727"/>
    <w:rsid w:val="00931F44"/>
    <w:rsid w:val="00933C69"/>
    <w:rsid w:val="009427F1"/>
    <w:rsid w:val="00942F70"/>
    <w:rsid w:val="00946B09"/>
    <w:rsid w:val="00947068"/>
    <w:rsid w:val="00947139"/>
    <w:rsid w:val="00947B22"/>
    <w:rsid w:val="009500ED"/>
    <w:rsid w:val="00951C13"/>
    <w:rsid w:val="00952A0E"/>
    <w:rsid w:val="00954128"/>
    <w:rsid w:val="009553FA"/>
    <w:rsid w:val="00955816"/>
    <w:rsid w:val="009561F2"/>
    <w:rsid w:val="00956397"/>
    <w:rsid w:val="0095639C"/>
    <w:rsid w:val="00956DCC"/>
    <w:rsid w:val="0096116C"/>
    <w:rsid w:val="009618E5"/>
    <w:rsid w:val="009622B8"/>
    <w:rsid w:val="00967B2A"/>
    <w:rsid w:val="00973AF4"/>
    <w:rsid w:val="00975571"/>
    <w:rsid w:val="00975BE3"/>
    <w:rsid w:val="00977A74"/>
    <w:rsid w:val="009800E7"/>
    <w:rsid w:val="00984D30"/>
    <w:rsid w:val="009916AD"/>
    <w:rsid w:val="00991F03"/>
    <w:rsid w:val="009935E8"/>
    <w:rsid w:val="009A2ED6"/>
    <w:rsid w:val="009A4BB8"/>
    <w:rsid w:val="009A7A3B"/>
    <w:rsid w:val="009A7D54"/>
    <w:rsid w:val="009B061C"/>
    <w:rsid w:val="009B1589"/>
    <w:rsid w:val="009C5D07"/>
    <w:rsid w:val="009D2DD7"/>
    <w:rsid w:val="009D3B7C"/>
    <w:rsid w:val="009D493D"/>
    <w:rsid w:val="009E037F"/>
    <w:rsid w:val="009E0A91"/>
    <w:rsid w:val="009E1B7C"/>
    <w:rsid w:val="009E1D95"/>
    <w:rsid w:val="009E218F"/>
    <w:rsid w:val="009E2855"/>
    <w:rsid w:val="009E360B"/>
    <w:rsid w:val="009E3F83"/>
    <w:rsid w:val="009E4B0C"/>
    <w:rsid w:val="009E5FB2"/>
    <w:rsid w:val="009F05ED"/>
    <w:rsid w:val="009F2858"/>
    <w:rsid w:val="009F2F99"/>
    <w:rsid w:val="009F4050"/>
    <w:rsid w:val="009F5BE9"/>
    <w:rsid w:val="009F5C25"/>
    <w:rsid w:val="009F76C2"/>
    <w:rsid w:val="00A002DD"/>
    <w:rsid w:val="00A01F1D"/>
    <w:rsid w:val="00A04800"/>
    <w:rsid w:val="00A133B6"/>
    <w:rsid w:val="00A16617"/>
    <w:rsid w:val="00A17A9D"/>
    <w:rsid w:val="00A17B2A"/>
    <w:rsid w:val="00A2056F"/>
    <w:rsid w:val="00A26300"/>
    <w:rsid w:val="00A303E7"/>
    <w:rsid w:val="00A30A0C"/>
    <w:rsid w:val="00A30F07"/>
    <w:rsid w:val="00A33E24"/>
    <w:rsid w:val="00A359A8"/>
    <w:rsid w:val="00A36B18"/>
    <w:rsid w:val="00A4117F"/>
    <w:rsid w:val="00A412FE"/>
    <w:rsid w:val="00A43C5C"/>
    <w:rsid w:val="00A44071"/>
    <w:rsid w:val="00A44200"/>
    <w:rsid w:val="00A576FA"/>
    <w:rsid w:val="00A60DAF"/>
    <w:rsid w:val="00A627E7"/>
    <w:rsid w:val="00A62CB4"/>
    <w:rsid w:val="00A63FBC"/>
    <w:rsid w:val="00A641B3"/>
    <w:rsid w:val="00A66896"/>
    <w:rsid w:val="00A67112"/>
    <w:rsid w:val="00A70C24"/>
    <w:rsid w:val="00A73379"/>
    <w:rsid w:val="00A75D49"/>
    <w:rsid w:val="00A7767C"/>
    <w:rsid w:val="00A81BD6"/>
    <w:rsid w:val="00A8281B"/>
    <w:rsid w:val="00A83698"/>
    <w:rsid w:val="00A838CC"/>
    <w:rsid w:val="00A83D5D"/>
    <w:rsid w:val="00A840D6"/>
    <w:rsid w:val="00A849E6"/>
    <w:rsid w:val="00A87327"/>
    <w:rsid w:val="00A91038"/>
    <w:rsid w:val="00A9186F"/>
    <w:rsid w:val="00A93C31"/>
    <w:rsid w:val="00A956D0"/>
    <w:rsid w:val="00AA08CB"/>
    <w:rsid w:val="00AA1262"/>
    <w:rsid w:val="00AA23B6"/>
    <w:rsid w:val="00AA6F0D"/>
    <w:rsid w:val="00AB4535"/>
    <w:rsid w:val="00AB48B2"/>
    <w:rsid w:val="00AB577D"/>
    <w:rsid w:val="00AB6ADC"/>
    <w:rsid w:val="00AD30EB"/>
    <w:rsid w:val="00AD3D60"/>
    <w:rsid w:val="00AD43B0"/>
    <w:rsid w:val="00AD521C"/>
    <w:rsid w:val="00AD6D0C"/>
    <w:rsid w:val="00AD6EBB"/>
    <w:rsid w:val="00AE12B5"/>
    <w:rsid w:val="00AE1FEF"/>
    <w:rsid w:val="00AE6935"/>
    <w:rsid w:val="00AE6C58"/>
    <w:rsid w:val="00AE6F9E"/>
    <w:rsid w:val="00AF096A"/>
    <w:rsid w:val="00AF2EDB"/>
    <w:rsid w:val="00AF353B"/>
    <w:rsid w:val="00AF66A0"/>
    <w:rsid w:val="00AF71A1"/>
    <w:rsid w:val="00AF7FE3"/>
    <w:rsid w:val="00B007DC"/>
    <w:rsid w:val="00B040E2"/>
    <w:rsid w:val="00B21A60"/>
    <w:rsid w:val="00B24202"/>
    <w:rsid w:val="00B25FC9"/>
    <w:rsid w:val="00B2696F"/>
    <w:rsid w:val="00B26F06"/>
    <w:rsid w:val="00B40101"/>
    <w:rsid w:val="00B407AE"/>
    <w:rsid w:val="00B432FB"/>
    <w:rsid w:val="00B53953"/>
    <w:rsid w:val="00B55259"/>
    <w:rsid w:val="00B55549"/>
    <w:rsid w:val="00B55794"/>
    <w:rsid w:val="00B57565"/>
    <w:rsid w:val="00B614B2"/>
    <w:rsid w:val="00B67A25"/>
    <w:rsid w:val="00B67C84"/>
    <w:rsid w:val="00B72E23"/>
    <w:rsid w:val="00B72E64"/>
    <w:rsid w:val="00B75939"/>
    <w:rsid w:val="00B82D24"/>
    <w:rsid w:val="00B845DC"/>
    <w:rsid w:val="00B84E8A"/>
    <w:rsid w:val="00B904D3"/>
    <w:rsid w:val="00B92A1A"/>
    <w:rsid w:val="00BA05E3"/>
    <w:rsid w:val="00BA0F66"/>
    <w:rsid w:val="00BA48F6"/>
    <w:rsid w:val="00BA635E"/>
    <w:rsid w:val="00BB2E86"/>
    <w:rsid w:val="00BB37D6"/>
    <w:rsid w:val="00BB4138"/>
    <w:rsid w:val="00BB70A3"/>
    <w:rsid w:val="00BD1233"/>
    <w:rsid w:val="00BD1CAE"/>
    <w:rsid w:val="00BD2D80"/>
    <w:rsid w:val="00BD3881"/>
    <w:rsid w:val="00BD40D4"/>
    <w:rsid w:val="00BD5B4C"/>
    <w:rsid w:val="00BE2C43"/>
    <w:rsid w:val="00BE608E"/>
    <w:rsid w:val="00BE7F45"/>
    <w:rsid w:val="00BF3751"/>
    <w:rsid w:val="00BF3CE8"/>
    <w:rsid w:val="00C026FA"/>
    <w:rsid w:val="00C038C9"/>
    <w:rsid w:val="00C048B8"/>
    <w:rsid w:val="00C0506F"/>
    <w:rsid w:val="00C120B2"/>
    <w:rsid w:val="00C121B6"/>
    <w:rsid w:val="00C1281E"/>
    <w:rsid w:val="00C14B00"/>
    <w:rsid w:val="00C20371"/>
    <w:rsid w:val="00C20785"/>
    <w:rsid w:val="00C21DE4"/>
    <w:rsid w:val="00C22313"/>
    <w:rsid w:val="00C2331A"/>
    <w:rsid w:val="00C2557E"/>
    <w:rsid w:val="00C27DE5"/>
    <w:rsid w:val="00C33510"/>
    <w:rsid w:val="00C3508D"/>
    <w:rsid w:val="00C35C7A"/>
    <w:rsid w:val="00C361E9"/>
    <w:rsid w:val="00C425D3"/>
    <w:rsid w:val="00C45057"/>
    <w:rsid w:val="00C51024"/>
    <w:rsid w:val="00C5432E"/>
    <w:rsid w:val="00C57C51"/>
    <w:rsid w:val="00C64239"/>
    <w:rsid w:val="00C643DC"/>
    <w:rsid w:val="00C64919"/>
    <w:rsid w:val="00C652CA"/>
    <w:rsid w:val="00C67BB8"/>
    <w:rsid w:val="00C70FE2"/>
    <w:rsid w:val="00C73476"/>
    <w:rsid w:val="00C74789"/>
    <w:rsid w:val="00C76A48"/>
    <w:rsid w:val="00C81567"/>
    <w:rsid w:val="00C8302B"/>
    <w:rsid w:val="00C84F97"/>
    <w:rsid w:val="00C862F8"/>
    <w:rsid w:val="00C95A57"/>
    <w:rsid w:val="00C9695C"/>
    <w:rsid w:val="00CA05FB"/>
    <w:rsid w:val="00CA3673"/>
    <w:rsid w:val="00CA4A3A"/>
    <w:rsid w:val="00CA4FCE"/>
    <w:rsid w:val="00CA7CBF"/>
    <w:rsid w:val="00CB2B23"/>
    <w:rsid w:val="00CB497B"/>
    <w:rsid w:val="00CB76C4"/>
    <w:rsid w:val="00CC0033"/>
    <w:rsid w:val="00CC0B0F"/>
    <w:rsid w:val="00CC33ED"/>
    <w:rsid w:val="00CC39AC"/>
    <w:rsid w:val="00CC3A4A"/>
    <w:rsid w:val="00CC49B2"/>
    <w:rsid w:val="00CD3861"/>
    <w:rsid w:val="00CD454A"/>
    <w:rsid w:val="00CD67B9"/>
    <w:rsid w:val="00CE443E"/>
    <w:rsid w:val="00CE4CA3"/>
    <w:rsid w:val="00CE5458"/>
    <w:rsid w:val="00CE7E40"/>
    <w:rsid w:val="00CE7E6D"/>
    <w:rsid w:val="00CF0B51"/>
    <w:rsid w:val="00CF0C87"/>
    <w:rsid w:val="00CF318E"/>
    <w:rsid w:val="00CF3370"/>
    <w:rsid w:val="00CF4665"/>
    <w:rsid w:val="00D04D91"/>
    <w:rsid w:val="00D050BF"/>
    <w:rsid w:val="00D05384"/>
    <w:rsid w:val="00D05648"/>
    <w:rsid w:val="00D108DA"/>
    <w:rsid w:val="00D11D0A"/>
    <w:rsid w:val="00D11E4F"/>
    <w:rsid w:val="00D13DF9"/>
    <w:rsid w:val="00D1645F"/>
    <w:rsid w:val="00D20F5B"/>
    <w:rsid w:val="00D20FAB"/>
    <w:rsid w:val="00D30D18"/>
    <w:rsid w:val="00D3211A"/>
    <w:rsid w:val="00D33AF5"/>
    <w:rsid w:val="00D33B0D"/>
    <w:rsid w:val="00D33CA6"/>
    <w:rsid w:val="00D346DD"/>
    <w:rsid w:val="00D34F1E"/>
    <w:rsid w:val="00D353BF"/>
    <w:rsid w:val="00D409BE"/>
    <w:rsid w:val="00D40C74"/>
    <w:rsid w:val="00D500A7"/>
    <w:rsid w:val="00D51F63"/>
    <w:rsid w:val="00D5366E"/>
    <w:rsid w:val="00D53BC4"/>
    <w:rsid w:val="00D53BF5"/>
    <w:rsid w:val="00D54CC4"/>
    <w:rsid w:val="00D55F7F"/>
    <w:rsid w:val="00D576BD"/>
    <w:rsid w:val="00D57832"/>
    <w:rsid w:val="00D62FFD"/>
    <w:rsid w:val="00D638C2"/>
    <w:rsid w:val="00D65C82"/>
    <w:rsid w:val="00D67120"/>
    <w:rsid w:val="00D71BB6"/>
    <w:rsid w:val="00D761F5"/>
    <w:rsid w:val="00D7640A"/>
    <w:rsid w:val="00D81E95"/>
    <w:rsid w:val="00D82560"/>
    <w:rsid w:val="00D85230"/>
    <w:rsid w:val="00D8568D"/>
    <w:rsid w:val="00D912B7"/>
    <w:rsid w:val="00D92717"/>
    <w:rsid w:val="00D92899"/>
    <w:rsid w:val="00D94560"/>
    <w:rsid w:val="00D9537D"/>
    <w:rsid w:val="00D97279"/>
    <w:rsid w:val="00DA453A"/>
    <w:rsid w:val="00DB186A"/>
    <w:rsid w:val="00DB245B"/>
    <w:rsid w:val="00DB26F0"/>
    <w:rsid w:val="00DB458A"/>
    <w:rsid w:val="00DB75EA"/>
    <w:rsid w:val="00DC21EA"/>
    <w:rsid w:val="00DC43B1"/>
    <w:rsid w:val="00DD1B4A"/>
    <w:rsid w:val="00DD3C33"/>
    <w:rsid w:val="00DD5799"/>
    <w:rsid w:val="00DD6845"/>
    <w:rsid w:val="00DD6957"/>
    <w:rsid w:val="00DE18E1"/>
    <w:rsid w:val="00DE2149"/>
    <w:rsid w:val="00DE3889"/>
    <w:rsid w:val="00DE41A3"/>
    <w:rsid w:val="00DE42CA"/>
    <w:rsid w:val="00DF19A3"/>
    <w:rsid w:val="00DF581F"/>
    <w:rsid w:val="00DF7AD6"/>
    <w:rsid w:val="00E012B3"/>
    <w:rsid w:val="00E022F5"/>
    <w:rsid w:val="00E02DCF"/>
    <w:rsid w:val="00E037D1"/>
    <w:rsid w:val="00E06A32"/>
    <w:rsid w:val="00E0752A"/>
    <w:rsid w:val="00E078F3"/>
    <w:rsid w:val="00E1046F"/>
    <w:rsid w:val="00E117CD"/>
    <w:rsid w:val="00E1215A"/>
    <w:rsid w:val="00E12E99"/>
    <w:rsid w:val="00E1662E"/>
    <w:rsid w:val="00E26C07"/>
    <w:rsid w:val="00E300A5"/>
    <w:rsid w:val="00E3428E"/>
    <w:rsid w:val="00E43747"/>
    <w:rsid w:val="00E46137"/>
    <w:rsid w:val="00E4780B"/>
    <w:rsid w:val="00E47A9A"/>
    <w:rsid w:val="00E47DA3"/>
    <w:rsid w:val="00E510CF"/>
    <w:rsid w:val="00E51390"/>
    <w:rsid w:val="00E5151B"/>
    <w:rsid w:val="00E55733"/>
    <w:rsid w:val="00E60F4A"/>
    <w:rsid w:val="00E6790C"/>
    <w:rsid w:val="00E708FE"/>
    <w:rsid w:val="00E70A87"/>
    <w:rsid w:val="00E73C50"/>
    <w:rsid w:val="00E7448F"/>
    <w:rsid w:val="00E746B8"/>
    <w:rsid w:val="00E76078"/>
    <w:rsid w:val="00E76803"/>
    <w:rsid w:val="00E769BC"/>
    <w:rsid w:val="00E800A5"/>
    <w:rsid w:val="00E815FC"/>
    <w:rsid w:val="00E81827"/>
    <w:rsid w:val="00E82AC1"/>
    <w:rsid w:val="00E83A33"/>
    <w:rsid w:val="00E871A6"/>
    <w:rsid w:val="00E965D5"/>
    <w:rsid w:val="00EA0AC6"/>
    <w:rsid w:val="00EA1685"/>
    <w:rsid w:val="00EA1CF6"/>
    <w:rsid w:val="00EA1DF0"/>
    <w:rsid w:val="00EA4E3E"/>
    <w:rsid w:val="00EA6D60"/>
    <w:rsid w:val="00EB10DF"/>
    <w:rsid w:val="00EB21D7"/>
    <w:rsid w:val="00EB31C8"/>
    <w:rsid w:val="00EB331E"/>
    <w:rsid w:val="00EB3AFD"/>
    <w:rsid w:val="00EB6874"/>
    <w:rsid w:val="00EB76C0"/>
    <w:rsid w:val="00EC0290"/>
    <w:rsid w:val="00EC44FE"/>
    <w:rsid w:val="00EC4A59"/>
    <w:rsid w:val="00EC62E2"/>
    <w:rsid w:val="00EC7D82"/>
    <w:rsid w:val="00ED1749"/>
    <w:rsid w:val="00ED3A22"/>
    <w:rsid w:val="00EE016E"/>
    <w:rsid w:val="00EE05D6"/>
    <w:rsid w:val="00EE49E1"/>
    <w:rsid w:val="00EF22FB"/>
    <w:rsid w:val="00EF2355"/>
    <w:rsid w:val="00EF3C28"/>
    <w:rsid w:val="00EF4CD8"/>
    <w:rsid w:val="00EF5482"/>
    <w:rsid w:val="00EF58D7"/>
    <w:rsid w:val="00F01B71"/>
    <w:rsid w:val="00F03710"/>
    <w:rsid w:val="00F03DB2"/>
    <w:rsid w:val="00F049DA"/>
    <w:rsid w:val="00F1163F"/>
    <w:rsid w:val="00F15777"/>
    <w:rsid w:val="00F1583B"/>
    <w:rsid w:val="00F1733F"/>
    <w:rsid w:val="00F2180F"/>
    <w:rsid w:val="00F21EEF"/>
    <w:rsid w:val="00F23373"/>
    <w:rsid w:val="00F23B68"/>
    <w:rsid w:val="00F24DF9"/>
    <w:rsid w:val="00F2567B"/>
    <w:rsid w:val="00F25F40"/>
    <w:rsid w:val="00F25F5D"/>
    <w:rsid w:val="00F26B86"/>
    <w:rsid w:val="00F27490"/>
    <w:rsid w:val="00F32B29"/>
    <w:rsid w:val="00F3431B"/>
    <w:rsid w:val="00F349FA"/>
    <w:rsid w:val="00F363D0"/>
    <w:rsid w:val="00F4127F"/>
    <w:rsid w:val="00F4280A"/>
    <w:rsid w:val="00F44A0C"/>
    <w:rsid w:val="00F44F1B"/>
    <w:rsid w:val="00F45E4F"/>
    <w:rsid w:val="00F46243"/>
    <w:rsid w:val="00F47B49"/>
    <w:rsid w:val="00F538F5"/>
    <w:rsid w:val="00F53DB5"/>
    <w:rsid w:val="00F61D3A"/>
    <w:rsid w:val="00F63D6E"/>
    <w:rsid w:val="00F63E39"/>
    <w:rsid w:val="00F64878"/>
    <w:rsid w:val="00F64A6E"/>
    <w:rsid w:val="00F65A76"/>
    <w:rsid w:val="00F672AF"/>
    <w:rsid w:val="00F72F7F"/>
    <w:rsid w:val="00F75420"/>
    <w:rsid w:val="00F768BC"/>
    <w:rsid w:val="00F77619"/>
    <w:rsid w:val="00F818A7"/>
    <w:rsid w:val="00F83E6D"/>
    <w:rsid w:val="00F8442C"/>
    <w:rsid w:val="00F862B7"/>
    <w:rsid w:val="00F86CDD"/>
    <w:rsid w:val="00F877DA"/>
    <w:rsid w:val="00F92111"/>
    <w:rsid w:val="00F927EC"/>
    <w:rsid w:val="00F9330B"/>
    <w:rsid w:val="00F93439"/>
    <w:rsid w:val="00F96E09"/>
    <w:rsid w:val="00FA08AC"/>
    <w:rsid w:val="00FA1F33"/>
    <w:rsid w:val="00FA4924"/>
    <w:rsid w:val="00FB027A"/>
    <w:rsid w:val="00FB6107"/>
    <w:rsid w:val="00FB63F0"/>
    <w:rsid w:val="00FB7CFE"/>
    <w:rsid w:val="00FC7EA4"/>
    <w:rsid w:val="00FE1C4F"/>
    <w:rsid w:val="00FE2B15"/>
    <w:rsid w:val="00FE2CED"/>
    <w:rsid w:val="00FE37FC"/>
    <w:rsid w:val="00FE7880"/>
    <w:rsid w:val="00FF27AC"/>
    <w:rsid w:val="00FF3734"/>
    <w:rsid w:val="00FF377F"/>
    <w:rsid w:val="00FF55DB"/>
    <w:rsid w:val="00FF6A17"/>
    <w:rsid w:val="00FF7B55"/>
    <w:rsid w:val="0B125BD7"/>
    <w:rsid w:val="0E00340E"/>
    <w:rsid w:val="16632771"/>
    <w:rsid w:val="260D3CEB"/>
    <w:rsid w:val="2F105444"/>
    <w:rsid w:val="5CBB5EBF"/>
    <w:rsid w:val="65B81B71"/>
    <w:rsid w:val="68A45401"/>
    <w:rsid w:val="73B90C11"/>
    <w:rsid w:val="7BA813D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name="Title"/>
    <w:lsdException w:uiPriority="99" w:name="Closing"/>
    <w:lsdException w:qFormat="1" w:unhideWhenUsed="0" w:uiPriority="99" w:semiHidden="0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80" w:after="40"/>
      <w:jc w:val="both"/>
    </w:pPr>
    <w:rPr>
      <w:rFonts w:ascii="Arial" w:hAnsi="Arial" w:eastAsia="宋体" w:cstheme="minorBidi"/>
      <w:kern w:val="2"/>
      <w:sz w:val="18"/>
      <w:szCs w:val="21"/>
      <w:lang w:val="en-US" w:eastAsia="zh-CN" w:bidi="ar-SA"/>
    </w:rPr>
  </w:style>
  <w:style w:type="paragraph" w:styleId="2">
    <w:name w:val="heading 1"/>
    <w:next w:val="1"/>
    <w:link w:val="28"/>
    <w:qFormat/>
    <w:uiPriority w:val="9"/>
    <w:pPr>
      <w:keepNext/>
      <w:keepLines/>
      <w:spacing w:before="100" w:beforeAutospacing="1" w:after="240"/>
      <w:outlineLvl w:val="0"/>
    </w:pPr>
    <w:rPr>
      <w:rFonts w:ascii="Arial" w:hAnsi="Arial" w:eastAsia="黑体" w:cstheme="minorBidi"/>
      <w:bCs/>
      <w:color w:val="0090C8"/>
      <w:kern w:val="44"/>
      <w:sz w:val="48"/>
      <w:szCs w:val="44"/>
      <w:lang w:val="en-US" w:eastAsia="zh-CN" w:bidi="ar-SA"/>
    </w:rPr>
  </w:style>
  <w:style w:type="paragraph" w:styleId="3">
    <w:name w:val="heading 2"/>
    <w:next w:val="1"/>
    <w:link w:val="30"/>
    <w:qFormat/>
    <w:uiPriority w:val="9"/>
    <w:pPr>
      <w:keepNext/>
      <w:keepLines/>
      <w:spacing w:before="400" w:after="120"/>
      <w:outlineLvl w:val="1"/>
    </w:pPr>
    <w:rPr>
      <w:rFonts w:ascii="Arial" w:hAnsi="Arial" w:eastAsia="黑体" w:cstheme="majorBidi"/>
      <w:bCs/>
      <w:color w:val="0090C8"/>
      <w:kern w:val="2"/>
      <w:sz w:val="36"/>
      <w:szCs w:val="32"/>
      <w:lang w:val="en-US" w:eastAsia="zh-CN" w:bidi="ar-SA"/>
    </w:rPr>
  </w:style>
  <w:style w:type="paragraph" w:styleId="4">
    <w:name w:val="heading 3"/>
    <w:next w:val="1"/>
    <w:link w:val="31"/>
    <w:qFormat/>
    <w:uiPriority w:val="9"/>
    <w:pPr>
      <w:keepNext/>
      <w:keepLines/>
      <w:spacing w:before="120" w:after="120"/>
      <w:outlineLvl w:val="2"/>
    </w:pPr>
    <w:rPr>
      <w:rFonts w:ascii="Arial" w:hAnsi="Arial" w:eastAsia="黑体" w:cstheme="minorBidi"/>
      <w:bCs/>
      <w:color w:val="0090C8"/>
      <w:kern w:val="2"/>
      <w:sz w:val="30"/>
      <w:szCs w:val="32"/>
      <w:lang w:val="en-US" w:eastAsia="zh-CN" w:bidi="ar-SA"/>
    </w:rPr>
  </w:style>
  <w:style w:type="paragraph" w:styleId="5">
    <w:name w:val="heading 4"/>
    <w:basedOn w:val="1"/>
    <w:next w:val="1"/>
    <w:link w:val="32"/>
    <w:qFormat/>
    <w:uiPriority w:val="9"/>
    <w:pPr>
      <w:keepNext/>
      <w:keepLines/>
      <w:spacing w:after="80"/>
      <w:outlineLvl w:val="3"/>
    </w:pPr>
    <w:rPr>
      <w:rFonts w:eastAsia="黑体" w:cstheme="majorBidi"/>
      <w:bCs/>
      <w:color w:val="0090C8"/>
      <w:sz w:val="22"/>
      <w:szCs w:val="28"/>
    </w:rPr>
  </w:style>
  <w:style w:type="paragraph" w:styleId="6">
    <w:name w:val="heading 5"/>
    <w:basedOn w:val="1"/>
    <w:next w:val="1"/>
    <w:link w:val="33"/>
    <w:semiHidden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4"/>
    <w:semiHidden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35"/>
    <w:semiHidden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36"/>
    <w:semiHidden/>
    <w:qFormat/>
    <w:uiPriority w:val="9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37"/>
    <w:semiHidden/>
    <w:qFormat/>
    <w:uiPriority w:val="9"/>
    <w:pPr>
      <w:keepNext/>
      <w:keepLines/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53"/>
    <w:semiHidden/>
    <w:unhideWhenUsed/>
    <w:qFormat/>
    <w:uiPriority w:val="99"/>
    <w:rPr>
      <w:rFonts w:ascii="宋体"/>
      <w:szCs w:val="18"/>
    </w:rPr>
  </w:style>
  <w:style w:type="paragraph" w:styleId="12">
    <w:name w:val="annotation text"/>
    <w:basedOn w:val="1"/>
    <w:link w:val="51"/>
    <w:semiHidden/>
    <w:unhideWhenUsed/>
    <w:qFormat/>
    <w:uiPriority w:val="99"/>
    <w:pPr>
      <w:jc w:val="left"/>
    </w:pPr>
  </w:style>
  <w:style w:type="paragraph" w:styleId="13">
    <w:name w:val="Balloon Text"/>
    <w:basedOn w:val="1"/>
    <w:link w:val="47"/>
    <w:semiHidden/>
    <w:unhideWhenUsed/>
    <w:qFormat/>
    <w:uiPriority w:val="99"/>
    <w:pPr>
      <w:spacing w:before="0" w:after="0"/>
    </w:pPr>
    <w:rPr>
      <w:szCs w:val="18"/>
    </w:rPr>
  </w:style>
  <w:style w:type="paragraph" w:styleId="14">
    <w:name w:val="footer"/>
    <w:basedOn w:val="1"/>
    <w:link w:val="46"/>
    <w:qFormat/>
    <w:uiPriority w:val="99"/>
    <w:pPr>
      <w:tabs>
        <w:tab w:val="center" w:pos="4153"/>
        <w:tab w:val="right" w:pos="8306"/>
      </w:tabs>
      <w:snapToGrid w:val="0"/>
      <w:jc w:val="left"/>
    </w:pPr>
    <w:rPr>
      <w:color w:val="FFFFFF" w:themeColor="background1"/>
      <w:sz w:val="16"/>
      <w:szCs w:val="18"/>
      <w14:textFill>
        <w14:solidFill>
          <w14:schemeClr w14:val="bg1"/>
        </w14:solidFill>
      </w14:textFill>
    </w:rPr>
  </w:style>
  <w:style w:type="paragraph" w:styleId="15">
    <w:name w:val="header"/>
    <w:basedOn w:val="1"/>
    <w:link w:val="4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16">
    <w:name w:val="Signature"/>
    <w:basedOn w:val="1"/>
    <w:link w:val="49"/>
    <w:qFormat/>
    <w:uiPriority w:val="99"/>
    <w:pPr>
      <w:snapToGrid w:val="0"/>
      <w:spacing w:before="0" w:after="0"/>
    </w:pPr>
    <w:rPr>
      <w:rFonts w:ascii="Futura Hv" w:hAnsi="Futura Hv" w:eastAsia="黑体"/>
      <w:sz w:val="10"/>
    </w:rPr>
  </w:style>
  <w:style w:type="paragraph" w:styleId="17">
    <w:name w:val="HTML Preformatted"/>
    <w:basedOn w:val="1"/>
    <w:link w:val="61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宋体" w:hAnsi="宋体" w:cs="宋体"/>
      <w:kern w:val="0"/>
      <w:sz w:val="24"/>
      <w:szCs w:val="24"/>
    </w:rPr>
  </w:style>
  <w:style w:type="paragraph" w:styleId="18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9">
    <w:name w:val="Title"/>
    <w:basedOn w:val="1"/>
    <w:next w:val="1"/>
    <w:link w:val="29"/>
    <w:semiHidden/>
    <w:qFormat/>
    <w:uiPriority w:val="1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20">
    <w:name w:val="annotation subject"/>
    <w:basedOn w:val="12"/>
    <w:next w:val="12"/>
    <w:link w:val="52"/>
    <w:semiHidden/>
    <w:unhideWhenUsed/>
    <w:qFormat/>
    <w:uiPriority w:val="99"/>
    <w:rPr>
      <w:b/>
      <w:bCs/>
    </w:rPr>
  </w:style>
  <w:style w:type="table" w:styleId="22">
    <w:name w:val="Table Grid"/>
    <w:basedOn w:val="2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3">
    <w:name w:val="Table Professional"/>
    <w:basedOn w:val="21"/>
    <w:semiHidden/>
    <w:unhideWhenUsed/>
    <w:qFormat/>
    <w:uiPriority w:val="99"/>
    <w:pPr>
      <w:widowControl w:val="0"/>
      <w:spacing w:before="80" w:after="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5">
    <w:name w:val="Hyperlink"/>
    <w:basedOn w:val="2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4"/>
    <w:semiHidden/>
    <w:unhideWhenUsed/>
    <w:qFormat/>
    <w:uiPriority w:val="99"/>
    <w:rPr>
      <w:sz w:val="21"/>
      <w:szCs w:val="21"/>
    </w:rPr>
  </w:style>
  <w:style w:type="paragraph" w:styleId="27">
    <w:name w:val="List Paragraph"/>
    <w:basedOn w:val="1"/>
    <w:semiHidden/>
    <w:qFormat/>
    <w:uiPriority w:val="34"/>
    <w:pPr>
      <w:ind w:firstLine="420" w:firstLineChars="200"/>
    </w:pPr>
  </w:style>
  <w:style w:type="character" w:customStyle="1" w:styleId="28">
    <w:name w:val="标题 1 字符"/>
    <w:basedOn w:val="24"/>
    <w:link w:val="2"/>
    <w:qFormat/>
    <w:uiPriority w:val="9"/>
    <w:rPr>
      <w:rFonts w:ascii="Arial" w:hAnsi="Arial" w:eastAsia="黑体"/>
      <w:bCs/>
      <w:color w:val="0090C8"/>
      <w:kern w:val="44"/>
      <w:sz w:val="48"/>
      <w:szCs w:val="44"/>
    </w:rPr>
  </w:style>
  <w:style w:type="character" w:customStyle="1" w:styleId="29">
    <w:name w:val="标题 字符"/>
    <w:basedOn w:val="24"/>
    <w:link w:val="19"/>
    <w:semiHidden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30">
    <w:name w:val="标题 2 字符"/>
    <w:basedOn w:val="24"/>
    <w:link w:val="3"/>
    <w:qFormat/>
    <w:uiPriority w:val="9"/>
    <w:rPr>
      <w:rFonts w:ascii="Arial" w:hAnsi="Arial" w:eastAsia="黑体" w:cstheme="majorBidi"/>
      <w:bCs/>
      <w:color w:val="0090C8"/>
      <w:sz w:val="36"/>
      <w:szCs w:val="32"/>
    </w:rPr>
  </w:style>
  <w:style w:type="character" w:customStyle="1" w:styleId="31">
    <w:name w:val="标题 3 字符"/>
    <w:basedOn w:val="24"/>
    <w:link w:val="4"/>
    <w:qFormat/>
    <w:uiPriority w:val="9"/>
    <w:rPr>
      <w:rFonts w:ascii="Arial" w:hAnsi="Arial" w:eastAsia="黑体"/>
      <w:bCs/>
      <w:color w:val="0090C8"/>
      <w:sz w:val="30"/>
      <w:szCs w:val="32"/>
    </w:rPr>
  </w:style>
  <w:style w:type="character" w:customStyle="1" w:styleId="32">
    <w:name w:val="标题 4 字符"/>
    <w:basedOn w:val="24"/>
    <w:link w:val="5"/>
    <w:qFormat/>
    <w:uiPriority w:val="9"/>
    <w:rPr>
      <w:rFonts w:ascii="Arial" w:hAnsi="Arial" w:eastAsia="黑体" w:cstheme="majorBidi"/>
      <w:bCs/>
      <w:color w:val="0090C8"/>
      <w:sz w:val="22"/>
      <w:szCs w:val="28"/>
    </w:rPr>
  </w:style>
  <w:style w:type="character" w:customStyle="1" w:styleId="33">
    <w:name w:val="标题 5 字符"/>
    <w:basedOn w:val="24"/>
    <w:link w:val="6"/>
    <w:semiHidden/>
    <w:qFormat/>
    <w:uiPriority w:val="0"/>
    <w:rPr>
      <w:b/>
      <w:bCs/>
      <w:sz w:val="28"/>
      <w:szCs w:val="28"/>
    </w:rPr>
  </w:style>
  <w:style w:type="character" w:customStyle="1" w:styleId="34">
    <w:name w:val="标题 6 字符"/>
    <w:basedOn w:val="24"/>
    <w:link w:val="7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5">
    <w:name w:val="标题 7 字符"/>
    <w:basedOn w:val="24"/>
    <w:link w:val="8"/>
    <w:semiHidden/>
    <w:qFormat/>
    <w:uiPriority w:val="9"/>
    <w:rPr>
      <w:b/>
      <w:bCs/>
      <w:sz w:val="24"/>
      <w:szCs w:val="24"/>
    </w:rPr>
  </w:style>
  <w:style w:type="character" w:customStyle="1" w:styleId="36">
    <w:name w:val="标题 8 字符"/>
    <w:basedOn w:val="24"/>
    <w:link w:val="9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7">
    <w:name w:val="标题 9 字符"/>
    <w:basedOn w:val="24"/>
    <w:link w:val="10"/>
    <w:semiHidden/>
    <w:qFormat/>
    <w:uiPriority w:val="9"/>
    <w:rPr>
      <w:rFonts w:asciiTheme="majorHAnsi" w:hAnsiTheme="majorHAnsi" w:eastAsiaTheme="majorEastAsia" w:cstheme="majorBidi"/>
    </w:rPr>
  </w:style>
  <w:style w:type="paragraph" w:customStyle="1" w:styleId="38">
    <w:name w:val="Item List"/>
    <w:basedOn w:val="1"/>
    <w:autoRedefine/>
    <w:qFormat/>
    <w:uiPriority w:val="0"/>
    <w:pPr>
      <w:numPr>
        <w:ilvl w:val="0"/>
        <w:numId w:val="1"/>
      </w:numPr>
      <w:spacing w:before="120"/>
      <w:ind w:left="419" w:hanging="419" w:hangingChars="233"/>
      <w:jc w:val="left"/>
    </w:pPr>
    <w:rPr>
      <w:rFonts w:ascii="Source Sans Pro" w:hAnsi="Source Sans Pro" w:eastAsia="Source Sans Pro" w:cs="Times New Roman"/>
      <w:kern w:val="0"/>
      <w:szCs w:val="13"/>
    </w:rPr>
  </w:style>
  <w:style w:type="paragraph" w:customStyle="1" w:styleId="39">
    <w:name w:val="Item List_2"/>
    <w:basedOn w:val="1"/>
    <w:autoRedefine/>
    <w:qFormat/>
    <w:uiPriority w:val="0"/>
    <w:pPr>
      <w:numPr>
        <w:ilvl w:val="0"/>
        <w:numId w:val="2"/>
      </w:numPr>
      <w:spacing w:before="120"/>
      <w:ind w:left="874"/>
      <w:jc w:val="left"/>
    </w:pPr>
    <w:rPr>
      <w:rFonts w:cs="Times New Roman"/>
      <w:kern w:val="0"/>
      <w:szCs w:val="13"/>
    </w:rPr>
  </w:style>
  <w:style w:type="paragraph" w:customStyle="1" w:styleId="40">
    <w:name w:val="Item List_3"/>
    <w:basedOn w:val="1"/>
    <w:autoRedefine/>
    <w:qFormat/>
    <w:uiPriority w:val="0"/>
    <w:pPr>
      <w:numPr>
        <w:ilvl w:val="0"/>
        <w:numId w:val="3"/>
      </w:numPr>
      <w:tabs>
        <w:tab w:val="left" w:pos="945"/>
      </w:tabs>
      <w:spacing w:before="120"/>
      <w:ind w:left="1247" w:hanging="340"/>
      <w:jc w:val="left"/>
    </w:pPr>
    <w:rPr>
      <w:rFonts w:cs="Times New Roman"/>
      <w:kern w:val="0"/>
      <w:szCs w:val="13"/>
    </w:rPr>
  </w:style>
  <w:style w:type="paragraph" w:customStyle="1" w:styleId="41">
    <w:name w:val="图片"/>
    <w:basedOn w:val="1"/>
    <w:qFormat/>
    <w:uiPriority w:val="0"/>
    <w:pPr>
      <w:jc w:val="center"/>
    </w:pPr>
  </w:style>
  <w:style w:type="paragraph" w:customStyle="1" w:styleId="42">
    <w:name w:val="图片标注"/>
    <w:basedOn w:val="41"/>
    <w:qFormat/>
    <w:uiPriority w:val="0"/>
  </w:style>
  <w:style w:type="paragraph" w:customStyle="1" w:styleId="43">
    <w:name w:val="表格标题文字"/>
    <w:qFormat/>
    <w:uiPriority w:val="0"/>
    <w:pPr>
      <w:snapToGrid w:val="0"/>
      <w:spacing w:before="120" w:line="240" w:lineRule="exact"/>
    </w:pPr>
    <w:rPr>
      <w:rFonts w:ascii="Arial" w:hAnsi="Arial" w:eastAsia="黑体" w:cstheme="minorBidi"/>
      <w:kern w:val="2"/>
      <w:sz w:val="18"/>
      <w:szCs w:val="21"/>
      <w:lang w:val="en-US" w:eastAsia="zh-CN" w:bidi="ar-SA"/>
    </w:rPr>
  </w:style>
  <w:style w:type="paragraph" w:customStyle="1" w:styleId="44">
    <w:name w:val="表格非标题文字"/>
    <w:link w:val="48"/>
    <w:qFormat/>
    <w:uiPriority w:val="0"/>
    <w:pPr>
      <w:snapToGrid w:val="0"/>
      <w:spacing w:before="80" w:after="40"/>
    </w:pPr>
    <w:rPr>
      <w:rFonts w:ascii="Arial" w:hAnsi="Arial" w:eastAsia="宋体" w:cstheme="minorBidi"/>
      <w:kern w:val="2"/>
      <w:sz w:val="18"/>
      <w:szCs w:val="21"/>
      <w:lang w:val="en-US" w:eastAsia="zh-CN" w:bidi="ar-SA"/>
    </w:rPr>
  </w:style>
  <w:style w:type="character" w:customStyle="1" w:styleId="45">
    <w:name w:val="页眉 字符"/>
    <w:basedOn w:val="24"/>
    <w:link w:val="15"/>
    <w:qFormat/>
    <w:uiPriority w:val="99"/>
    <w:rPr>
      <w:rFonts w:ascii="Futura Bk" w:hAnsi="Futura Bk" w:eastAsia="宋体"/>
      <w:color w:val="505050"/>
      <w:sz w:val="18"/>
      <w:szCs w:val="18"/>
    </w:rPr>
  </w:style>
  <w:style w:type="character" w:customStyle="1" w:styleId="46">
    <w:name w:val="页脚 字符"/>
    <w:basedOn w:val="24"/>
    <w:link w:val="14"/>
    <w:qFormat/>
    <w:uiPriority w:val="99"/>
    <w:rPr>
      <w:rFonts w:ascii="Futura Bk" w:hAnsi="Futura Bk" w:eastAsia="宋体"/>
      <w:color w:val="FFFFFF" w:themeColor="background1"/>
      <w:sz w:val="16"/>
      <w:szCs w:val="18"/>
      <w14:textFill>
        <w14:solidFill>
          <w14:schemeClr w14:val="bg1"/>
        </w14:solidFill>
      </w14:textFill>
    </w:rPr>
  </w:style>
  <w:style w:type="character" w:customStyle="1" w:styleId="47">
    <w:name w:val="批注框文本 字符"/>
    <w:basedOn w:val="24"/>
    <w:link w:val="13"/>
    <w:semiHidden/>
    <w:qFormat/>
    <w:uiPriority w:val="99"/>
    <w:rPr>
      <w:rFonts w:ascii="Futura Bk" w:hAnsi="Futura Bk" w:eastAsia="宋体"/>
      <w:color w:val="505050"/>
      <w:sz w:val="18"/>
      <w:szCs w:val="18"/>
    </w:rPr>
  </w:style>
  <w:style w:type="character" w:customStyle="1" w:styleId="48">
    <w:name w:val="表格非标题文字 Char"/>
    <w:basedOn w:val="24"/>
    <w:link w:val="44"/>
    <w:qFormat/>
    <w:uiPriority w:val="0"/>
    <w:rPr>
      <w:rFonts w:ascii="Arial" w:hAnsi="Arial" w:eastAsia="宋体"/>
      <w:sz w:val="18"/>
    </w:rPr>
  </w:style>
  <w:style w:type="character" w:customStyle="1" w:styleId="49">
    <w:name w:val="签名 字符"/>
    <w:basedOn w:val="24"/>
    <w:link w:val="16"/>
    <w:qFormat/>
    <w:uiPriority w:val="99"/>
    <w:rPr>
      <w:rFonts w:ascii="Futura Hv" w:hAnsi="Futura Hv" w:eastAsia="黑体"/>
      <w:color w:val="505050"/>
      <w:sz w:val="10"/>
    </w:rPr>
  </w:style>
  <w:style w:type="table" w:customStyle="1" w:styleId="50">
    <w:name w:val="Table"/>
    <w:basedOn w:val="22"/>
    <w:qFormat/>
    <w:uiPriority w:val="0"/>
    <w:pPr>
      <w:widowControl w:val="0"/>
      <w:snapToGrid w:val="0"/>
      <w:spacing w:before="80"/>
    </w:pPr>
    <w:rPr>
      <w:rFonts w:ascii="Arial" w:hAnsi="Arial" w:eastAsia="宋体" w:cs="Times New Roman"/>
      <w:kern w:val="0"/>
      <w:sz w:val="18"/>
      <w:szCs w:val="20"/>
    </w:rPr>
    <w:tblPr>
      <w:tblBorders>
        <w:top w:val="single" w:color="auto" w:sz="8" w:space="0"/>
        <w:bottom w:val="single" w:color="auto" w:sz="8" w:space="0"/>
        <w:insideH w:val="single" w:color="808080" w:sz="4" w:space="0"/>
        <w:insideV w:val="single" w:color="808080" w:sz="4" w:space="0"/>
      </w:tblBorders>
    </w:tblPr>
    <w:tcPr>
      <w:vAlign w:val="center"/>
    </w:tcPr>
    <w:tblStylePr w:type="firstRow">
      <w:pPr>
        <w:wordWrap/>
        <w:ind w:left="0" w:leftChars="0"/>
      </w:pPr>
      <w:tcPr>
        <w:tcBorders>
          <w:top w:val="single" w:color="auto" w:sz="8" w:space="0"/>
          <w:left w:val="nil"/>
          <w:bottom w:val="single" w:color="808080" w:sz="4" w:space="0"/>
          <w:right w:val="nil"/>
          <w:insideH w:val="nil"/>
          <w:insideV w:val="single" w:sz="4" w:space="0"/>
          <w:tl2br w:val="nil"/>
          <w:tr2bl w:val="nil"/>
        </w:tcBorders>
        <w:shd w:val="clear" w:color="auto" w:fill="D9D9D9"/>
      </w:tcPr>
    </w:tblStylePr>
    <w:tblStylePr w:type="lastRow">
      <w:tcPr>
        <w:tcBorders>
          <w:top w:val="single" w:color="808080" w:sz="4" w:space="0"/>
          <w:left w:val="nil"/>
          <w:bottom w:val="single" w:color="auto" w:sz="8" w:space="0"/>
          <w:right w:val="nil"/>
          <w:insideH w:val="nil"/>
          <w:insideV w:val="single" w:sz="4" w:space="0"/>
          <w:tl2br w:val="nil"/>
          <w:tr2bl w:val="nil"/>
        </w:tcBorders>
      </w:tcPr>
    </w:tblStylePr>
  </w:style>
  <w:style w:type="character" w:customStyle="1" w:styleId="51">
    <w:name w:val="批注文字 字符"/>
    <w:basedOn w:val="24"/>
    <w:link w:val="12"/>
    <w:semiHidden/>
    <w:qFormat/>
    <w:uiPriority w:val="99"/>
    <w:rPr>
      <w:rFonts w:ascii="Futura Bk" w:hAnsi="Futura Bk" w:eastAsia="宋体"/>
      <w:sz w:val="18"/>
    </w:rPr>
  </w:style>
  <w:style w:type="character" w:customStyle="1" w:styleId="52">
    <w:name w:val="批注主题 字符"/>
    <w:basedOn w:val="51"/>
    <w:link w:val="20"/>
    <w:semiHidden/>
    <w:qFormat/>
    <w:uiPriority w:val="99"/>
    <w:rPr>
      <w:rFonts w:ascii="Futura Bk" w:hAnsi="Futura Bk" w:eastAsia="宋体"/>
      <w:b/>
      <w:bCs/>
      <w:sz w:val="18"/>
    </w:rPr>
  </w:style>
  <w:style w:type="character" w:customStyle="1" w:styleId="53">
    <w:name w:val="文档结构图 字符"/>
    <w:basedOn w:val="24"/>
    <w:link w:val="11"/>
    <w:semiHidden/>
    <w:qFormat/>
    <w:uiPriority w:val="99"/>
    <w:rPr>
      <w:rFonts w:ascii="宋体" w:hAnsi="Futura Bk" w:eastAsia="宋体"/>
      <w:sz w:val="18"/>
      <w:szCs w:val="18"/>
    </w:rPr>
  </w:style>
  <w:style w:type="table" w:customStyle="1" w:styleId="54">
    <w:name w:val="Table1"/>
    <w:basedOn w:val="22"/>
    <w:qFormat/>
    <w:uiPriority w:val="99"/>
    <w:pPr>
      <w:widowControl w:val="0"/>
      <w:spacing w:before="80" w:after="80"/>
      <w:jc w:val="both"/>
    </w:pPr>
    <w:rPr>
      <w:rFonts w:ascii="Arial" w:hAnsi="Arial" w:eastAsia="宋体" w:cs="Times New Roman"/>
      <w:kern w:val="0"/>
      <w:sz w:val="18"/>
      <w:szCs w:val="20"/>
    </w:rPr>
    <w:tblPr>
      <w:tblBorders>
        <w:insideH w:val="single" w:color="808080" w:sz="4" w:space="0"/>
        <w:insideV w:val="single" w:color="808080" w:sz="4" w:space="0"/>
      </w:tblBorders>
    </w:tblPr>
    <w:tcPr>
      <w:vAlign w:val="center"/>
    </w:tcPr>
    <w:tblStylePr w:type="firstRow">
      <w:pPr>
        <w:wordWrap/>
        <w:ind w:left="0" w:leftChars="0"/>
      </w:pPr>
      <w:tcPr>
        <w:tcBorders>
          <w:top w:val="single" w:color="auto" w:sz="4" w:space="0"/>
          <w:left w:val="nil"/>
          <w:bottom w:val="single" w:color="808080" w:sz="4" w:space="0"/>
          <w:right w:val="nil"/>
          <w:insideH w:val="nil"/>
          <w:insideV w:val="single" w:sz="4" w:space="0"/>
          <w:tl2br w:val="nil"/>
          <w:tr2bl w:val="nil"/>
        </w:tcBorders>
        <w:shd w:val="clear" w:color="auto" w:fill="D9D9D9"/>
      </w:tcPr>
    </w:tblStylePr>
    <w:tblStylePr w:type="lastRow">
      <w:tcPr>
        <w:tcBorders>
          <w:top w:val="single" w:color="808080" w:sz="4" w:space="0"/>
          <w:left w:val="nil"/>
          <w:bottom w:val="single" w:color="auto" w:sz="4" w:space="0"/>
          <w:right w:val="nil"/>
          <w:insideH w:val="nil"/>
          <w:insideV w:val="single" w:sz="4" w:space="0"/>
          <w:tl2br w:val="nil"/>
          <w:tr2bl w:val="nil"/>
        </w:tcBorders>
      </w:tcPr>
    </w:tblStylePr>
  </w:style>
  <w:style w:type="character" w:customStyle="1" w:styleId="55">
    <w:name w:val="Table Char"/>
    <w:basedOn w:val="24"/>
    <w:qFormat/>
    <w:uiPriority w:val="99"/>
    <w:rPr>
      <w:rFonts w:ascii="Arial" w:hAnsi="Arial" w:eastAsia="宋体" w:cs="Arial"/>
      <w:sz w:val="18"/>
      <w:szCs w:val="21"/>
      <w:lang w:val="en-US" w:eastAsia="zh-CN" w:bidi="ar-SA"/>
    </w:rPr>
  </w:style>
  <w:style w:type="paragraph" w:customStyle="1" w:styleId="56">
    <w:name w:val="产品型号"/>
    <w:basedOn w:val="1"/>
    <w:next w:val="41"/>
    <w:qFormat/>
    <w:uiPriority w:val="0"/>
    <w:rPr>
      <w:rFonts w:eastAsia="黑体"/>
      <w:sz w:val="36"/>
    </w:rPr>
  </w:style>
  <w:style w:type="table" w:customStyle="1" w:styleId="57">
    <w:name w:val="BTable"/>
    <w:basedOn w:val="21"/>
    <w:qFormat/>
    <w:uiPriority w:val="99"/>
    <w:pPr>
      <w:spacing w:before="80"/>
    </w:pPr>
    <w:rPr>
      <w:rFonts w:ascii="Calibri" w:hAnsi="Calibri"/>
      <w:sz w:val="18"/>
    </w:rPr>
    <w:tblPr>
      <w:tblBorders>
        <w:top w:val="single" w:color="0070C0" w:sz="4" w:space="0"/>
        <w:left w:val="single" w:color="0070C0" w:sz="4" w:space="0"/>
        <w:bottom w:val="single" w:color="0070C0" w:sz="4" w:space="0"/>
        <w:right w:val="single" w:color="0070C0" w:sz="4" w:space="0"/>
        <w:insideH w:val="single" w:color="0070C0" w:sz="4" w:space="0"/>
        <w:insideV w:val="single" w:color="0070C0" w:sz="4" w:space="0"/>
      </w:tblBorders>
    </w:tblPr>
    <w:tcPr>
      <w:vAlign w:val="center"/>
    </w:tcPr>
    <w:tblStylePr w:type="firstRow">
      <w:tcPr>
        <w:shd w:val="clear" w:color="auto" w:fill="C6DBF7"/>
      </w:tcPr>
    </w:tblStylePr>
  </w:style>
  <w:style w:type="paragraph" w:customStyle="1" w:styleId="58">
    <w:name w:val="表格标题"/>
    <w:basedOn w:val="1"/>
    <w:qFormat/>
    <w:uiPriority w:val="0"/>
    <w:pPr>
      <w:spacing w:before="40" w:after="60" w:line="220" w:lineRule="exact"/>
    </w:pPr>
    <w:rPr>
      <w:rFonts w:eastAsia="黑体"/>
      <w:color w:val="007CA8"/>
      <w:kern w:val="0"/>
      <w:szCs w:val="13"/>
    </w:rPr>
  </w:style>
  <w:style w:type="paragraph" w:customStyle="1" w:styleId="59">
    <w:name w:val="表格内文"/>
    <w:basedOn w:val="1"/>
    <w:qFormat/>
    <w:uiPriority w:val="0"/>
    <w:pPr>
      <w:spacing w:line="220" w:lineRule="exact"/>
      <w:jc w:val="left"/>
    </w:pPr>
    <w:rPr>
      <w:rFonts w:eastAsiaTheme="minorEastAsia"/>
      <w:kern w:val="0"/>
      <w:szCs w:val="13"/>
    </w:rPr>
  </w:style>
  <w:style w:type="paragraph" w:customStyle="1" w:styleId="60">
    <w:name w:val="功能图标"/>
    <w:basedOn w:val="41"/>
    <w:qFormat/>
    <w:uiPriority w:val="0"/>
    <w:pPr>
      <w:ind w:left="1021"/>
      <w:jc w:val="left"/>
    </w:pPr>
  </w:style>
  <w:style w:type="character" w:customStyle="1" w:styleId="61">
    <w:name w:val="HTML 预设格式 字符"/>
    <w:basedOn w:val="24"/>
    <w:link w:val="17"/>
    <w:semiHidden/>
    <w:qFormat/>
    <w:uiPriority w:val="99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microsoft.com/office/2011/relationships/people" Target="people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6.wmf"/><Relationship Id="rId2" Type="http://schemas.openxmlformats.org/officeDocument/2006/relationships/image" Target="media/image5.wmf"/><Relationship Id="rId1" Type="http://schemas.openxmlformats.org/officeDocument/2006/relationships/image" Target="media/image4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08562\Downloads\&#12304;&#21333;&#26639;&#12305;&#20135;&#21697;&#24425;&#39029;&#26679;&#24335;&#27169;&#26495;(V2.0)-&#20013;&#25991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F01ACE-B8AA-4EDC-B382-E7BFD2A6390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【单栏】产品彩页样式模板(V2.0)-中文.dotx</Template>
  <Company>h3c</Company>
  <Pages>3</Pages>
  <Words>232</Words>
  <Characters>1316</Characters>
  <Lines>1</Lines>
  <Paragraphs>1</Paragraphs>
  <TotalTime>25</TotalTime>
  <ScaleCrop>false</ScaleCrop>
  <LinksUpToDate>false</LinksUpToDate>
  <CharactersWithSpaces>1458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2025-08-19T07:08:00Z</dcterms:created>
  <dc:creator>wulei</dc:creator>
  <cp:lastModifiedBy>陨之星</cp:lastModifiedBy>
  <cp:lastPrinted>2015-04-10T08:13:00Z</cp:lastPrinted>
  <dcterms:modified xsi:type="dcterms:W3CDTF">2026-01-26T08:36:12Z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eyJoZGlkIjoiZTE0MzA3ZGQ4MDczOTkwNzFkZjMyMzcwNGUwM2NlYmMiLCJ1c2VySWQiOiIzOTYxODU4MTcifQ==</vt:lpwstr>
  </property>
  <property fmtid="{D5CDD505-2E9C-101B-9397-08002B2CF9AE}" pid="3" name="KSOProductBuildVer">
    <vt:lpwstr>2052-12.1.0.24657</vt:lpwstr>
  </property>
  <property fmtid="{D5CDD505-2E9C-101B-9397-08002B2CF9AE}" pid="4" name="ICV">
    <vt:lpwstr>451B239E50F74DB5B7C624DD0CF2FCD1_13</vt:lpwstr>
  </property>
</Properties>
</file>