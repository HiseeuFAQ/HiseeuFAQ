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ms-word.document.macroEnabled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D4FB1C">
      <w:pPr>
        <w:pStyle w:val="41"/>
        <w:jc w:val="left"/>
        <w:rPr>
          <w:rFonts w:hint="eastAsia" w:eastAsia="Source Sans Pro" w:cs="Arial"/>
          <w:bCs/>
          <w:color w:val="0090C8"/>
          <w:kern w:val="44"/>
          <w:sz w:val="48"/>
          <w:szCs w:val="44"/>
          <w:lang w:val="en-US" w:eastAsia="zh-CN" w:bidi="ar-SA"/>
        </w:rPr>
      </w:pPr>
      <w:r>
        <w:rPr>
          <w:rFonts w:hint="eastAsia" w:eastAsia="Source Sans Pro" w:cs="Arial"/>
          <w:bCs/>
          <w:color w:val="0090C8"/>
          <w:kern w:val="44"/>
          <w:sz w:val="48"/>
          <w:szCs w:val="44"/>
          <w:lang w:val="en-US" w:eastAsia="zh-CN" w:bidi="ar-SA"/>
        </w:rPr>
        <w:t>2.5-inch Full-Metal Ultra-Compact Ball Camera Ultra-Clear Video Quality Omnidirectional Rotation with Remote Control Explosion-Proof and Waterproof 5x Zoom TF Card Storage</w:t>
      </w:r>
    </w:p>
    <w:p w14:paraId="20730259">
      <w:pPr>
        <w:pStyle w:val="41"/>
        <w:jc w:val="left"/>
        <w:rPr>
          <w:rFonts w:hint="default" w:ascii="Arial" w:hAnsi="Arial" w:eastAsia="Source Sans Pro" w:cs="Arial"/>
          <w:bCs/>
          <w:color w:val="0090C8"/>
          <w:kern w:val="44"/>
          <w:sz w:val="48"/>
          <w:szCs w:val="44"/>
          <w:lang w:val="en-US" w:eastAsia="zh-CN" w:bidi="ar-SA"/>
        </w:rPr>
      </w:pPr>
      <w:r>
        <w:rPr>
          <w:rFonts w:hint="eastAsia" w:eastAsia="Source Sans Pro" w:cs="Arial"/>
          <w:bCs/>
          <w:color w:val="0090C8"/>
          <w:kern w:val="44"/>
          <w:sz w:val="48"/>
          <w:szCs w:val="44"/>
          <w:lang w:val="en-US" w:eastAsia="zh-CN" w:bidi="ar-SA"/>
        </w:rPr>
        <w:t>WHC905</w:t>
      </w:r>
    </w:p>
    <w:p w14:paraId="250081FF">
      <w:pPr>
        <w:pStyle w:val="41"/>
        <w:rPr>
          <w:rFonts w:hint="default" w:ascii="Arial" w:hAnsi="Arial" w:cs="Arial"/>
        </w:rPr>
      </w:pPr>
      <w:r>
        <w:drawing>
          <wp:inline distT="0" distB="0" distL="114300" distR="114300">
            <wp:extent cx="4554220" cy="3639185"/>
            <wp:effectExtent l="0" t="0" r="17780" b="1841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4220" cy="363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637D2">
      <w:pPr>
        <w:jc w:val="left"/>
        <w:rPr>
          <w:rFonts w:hint="default" w:ascii="Arial" w:hAnsi="Arial" w:cs="Arial"/>
          <w:sz w:val="6"/>
          <w:szCs w:val="6"/>
        </w:rPr>
      </w:pPr>
      <w:r>
        <w:rPr>
          <w:rFonts w:hint="default" w:ascii="Arial" w:hAnsi="Arial" w:eastAsia="Source Sans Pro" w:cs="Arial"/>
          <w:sz w:val="8"/>
          <w:szCs w:val="8"/>
        </w:rPr>
        <w:t xml:space="preserve">      </w:t>
      </w:r>
    </w:p>
    <w:p w14:paraId="0143E629">
      <w:pPr>
        <w:pStyle w:val="3"/>
        <w:rPr>
          <w:rFonts w:hint="default" w:ascii="Arial" w:hAnsi="Arial" w:eastAsia="Source Sans Pro" w:cs="Arial"/>
          <w:i/>
          <w:color w:val="FF00FF"/>
        </w:rPr>
      </w:pPr>
      <w:r>
        <w:rPr>
          <w:rFonts w:hint="default" w:ascii="Arial" w:hAnsi="Arial" w:eastAsia="Source Sans Pro" w:cs="Arial"/>
        </w:rPr>
        <w:t>Features</w:t>
      </w:r>
    </w:p>
    <w:p w14:paraId="3415657C">
      <w:pPr>
        <w:pStyle w:val="3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5MP high-definition resolution for crisp, detailed images</w:t>
      </w:r>
    </w:p>
    <w:p w14:paraId="6C71F49C">
      <w:pPr>
        <w:pStyle w:val="3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Dual-band 2.4GHz/5.8GHz concurrent operation reduces co-channel interference</w:t>
      </w:r>
    </w:p>
    <w:p w14:paraId="043A748C">
      <w:pPr>
        <w:pStyle w:val="3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default" w:ascii="Arial" w:hAnsi="Arial" w:cs="Arial"/>
        </w:rPr>
      </w:pPr>
      <w:r>
        <w:rPr>
          <w:rFonts w:hint="eastAsia" w:ascii="Arial" w:hAnsi="Arial" w:eastAsia="宋体" w:cs="Arial"/>
          <w:lang w:val="en-US" w:eastAsia="zh-CN"/>
        </w:rPr>
        <w:t>S</w:t>
      </w:r>
      <w:r>
        <w:rPr>
          <w:rFonts w:hint="default" w:ascii="Arial" w:hAnsi="Arial" w:cs="Arial"/>
        </w:rPr>
        <w:t>upports wireless pairing with dual-band wireless NVRs and is compatible with WiFi 4 wireless NVRs</w:t>
      </w:r>
    </w:p>
    <w:p w14:paraId="65431C98">
      <w:pPr>
        <w:pStyle w:val="3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Can be used as a standalone device with Bluetooth one-touch network setup for effortless configuration</w:t>
      </w:r>
    </w:p>
    <w:p w14:paraId="49101658">
      <w:pPr>
        <w:pStyle w:val="3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Supports automatic wireless cascading for complex scenarios, ensuring stable image transmission</w:t>
      </w:r>
    </w:p>
    <w:p w14:paraId="012CD590">
      <w:pPr>
        <w:pStyle w:val="3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Supports MIC input and two-way audio intercom</w:t>
      </w:r>
    </w:p>
    <w:p w14:paraId="39E3BDAF">
      <w:pPr>
        <w:pStyle w:val="3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default" w:ascii="Arial" w:hAnsi="Arial" w:cs="Arial"/>
        </w:rPr>
      </w:pPr>
      <w:r>
        <w:rPr>
          <w:rFonts w:hint="eastAsia" w:ascii="Arial" w:hAnsi="Arial" w:eastAsia="宋体" w:cs="Arial"/>
          <w:lang w:val="en-US" w:eastAsia="zh-CN"/>
        </w:rPr>
        <w:t>Z</w:t>
      </w:r>
      <w:r>
        <w:rPr>
          <w:rFonts w:hint="default" w:ascii="Arial" w:hAnsi="Arial" w:cs="Arial"/>
        </w:rPr>
        <w:t>one motion detection with real-time alert notifications</w:t>
      </w:r>
    </w:p>
    <w:p w14:paraId="314BD35F">
      <w:pPr>
        <w:pStyle w:val="3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Intelligent human-shaped detection filters false alarms for precise security protection</w:t>
      </w:r>
    </w:p>
    <w:p w14:paraId="0764F635">
      <w:pPr>
        <w:pStyle w:val="3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Remote monitoring via mobile and PC clients</w:t>
      </w:r>
    </w:p>
    <w:p w14:paraId="5D3D253B">
      <w:pPr>
        <w:pStyle w:val="3"/>
        <w:rPr>
          <w:rFonts w:hint="default" w:ascii="Arial" w:hAnsi="Arial" w:eastAsia="Source Sans Pro" w:cs="Arial"/>
        </w:rPr>
      </w:pPr>
    </w:p>
    <w:p w14:paraId="739DEDC8">
      <w:pPr>
        <w:pStyle w:val="3"/>
        <w:rPr>
          <w:rFonts w:hint="default" w:ascii="Arial" w:hAnsi="Arial" w:eastAsia="Source Sans Pro" w:cs="Arial"/>
          <w:i/>
          <w:color w:val="FF00FF"/>
        </w:rPr>
      </w:pPr>
      <w:r>
        <w:rPr>
          <w:rFonts w:hint="default" w:ascii="Arial" w:hAnsi="Arial" w:eastAsia="Source Sans Pro" w:cs="Arial"/>
        </w:rPr>
        <w:t>Specifications</w:t>
      </w:r>
    </w:p>
    <w:tbl>
      <w:tblPr>
        <w:tblStyle w:val="57"/>
        <w:tblW w:w="10221" w:type="dxa"/>
        <w:jc w:val="center"/>
        <w:tblBorders>
          <w:top w:val="single" w:color="0070C0" w:sz="4" w:space="0"/>
          <w:left w:val="single" w:color="0070C0" w:sz="4" w:space="0"/>
          <w:bottom w:val="single" w:color="0070C0" w:sz="4" w:space="0"/>
          <w:right w:val="single" w:color="0070C0" w:sz="4" w:space="0"/>
          <w:insideH w:val="single" w:color="0070C0" w:sz="4" w:space="0"/>
          <w:insideV w:val="single" w:color="0070C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6"/>
        <w:gridCol w:w="7385"/>
      </w:tblGrid>
      <w:tr w14:paraId="7665EF49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67D90A46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 w:ascii="Arial" w:hAnsi="Arial" w:eastAsia="Source Sans Pro" w:cs="Arial"/>
                <w:color w:val="0070C0"/>
              </w:rPr>
              <w:t>Module</w:t>
            </w:r>
          </w:p>
        </w:tc>
      </w:tr>
      <w:tr w14:paraId="2183D18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shd w:val="clear" w:color="auto" w:fill="C6D9F0" w:themeFill="text2" w:themeFillTint="33"/>
            <w:vAlign w:val="center"/>
          </w:tcPr>
          <w:p w14:paraId="7226F1A0">
            <w:pPr>
              <w:jc w:val="left"/>
              <w:rPr>
                <w:rFonts w:hint="default" w:ascii="Arial" w:hAnsi="Arial" w:eastAsia="Source Sans Pro" w:cs="Arial"/>
                <w:color w:val="0070C0"/>
              </w:rPr>
            </w:pPr>
            <w:r>
              <w:rPr>
                <w:rFonts w:hint="default" w:ascii="Arial" w:hAnsi="Arial" w:eastAsia="Source Sans Pro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Model</w:t>
            </w:r>
          </w:p>
        </w:tc>
        <w:tc>
          <w:tcPr>
            <w:tcW w:w="7385" w:type="dxa"/>
            <w:shd w:val="clear" w:color="auto" w:fill="C6D9F0" w:themeFill="text2" w:themeFillTint="33"/>
            <w:vAlign w:val="center"/>
          </w:tcPr>
          <w:p w14:paraId="5B1075CB">
            <w:pPr>
              <w:jc w:val="left"/>
              <w:rPr>
                <w:rFonts w:hint="default" w:ascii="Arial" w:hAnsi="Arial" w:eastAsia="宋体" w:cs="Arial"/>
                <w:color w:val="0070C0"/>
                <w:lang w:val="en-US" w:eastAsia="zh-CN"/>
              </w:rPr>
            </w:pPr>
            <w:r>
              <w:rPr>
                <w:rFonts w:hint="eastAsia" w:cs="Arial"/>
                <w:color w:val="0070C0"/>
                <w:lang w:val="en-US" w:eastAsia="zh-CN"/>
              </w:rPr>
              <w:t>WHC905</w:t>
            </w:r>
          </w:p>
        </w:tc>
      </w:tr>
      <w:tr w14:paraId="3C593F25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77ECE90F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 w:cs="Arial"/>
                <w:color w:val="0070C0"/>
                <w:lang w:val="en-US" w:eastAsia="zh-CN"/>
              </w:rPr>
              <w:t>Iamge</w:t>
            </w:r>
          </w:p>
        </w:tc>
      </w:tr>
      <w:tr w14:paraId="0CB0AE95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BE8A454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/>
              </w:rPr>
              <w:t>Sensor</w:t>
            </w:r>
          </w:p>
        </w:tc>
        <w:tc>
          <w:tcPr>
            <w:tcW w:w="7385" w:type="dxa"/>
            <w:vAlign w:val="center"/>
          </w:tcPr>
          <w:p w14:paraId="2B0C29EA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eastAsia"/>
              </w:rPr>
              <w:t>1/2.8” CMOS Sensor</w:t>
            </w:r>
          </w:p>
        </w:tc>
      </w:tr>
      <w:tr w14:paraId="05ACB711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26A2A4C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Lens Focal Length</w:t>
            </w:r>
          </w:p>
        </w:tc>
        <w:tc>
          <w:tcPr>
            <w:tcW w:w="7385" w:type="dxa"/>
            <w:vAlign w:val="center"/>
          </w:tcPr>
          <w:p w14:paraId="7415877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3.6mm Lens</w:t>
            </w:r>
          </w:p>
        </w:tc>
      </w:tr>
      <w:tr w14:paraId="6B4C2630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5FBE000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Lens Aperture</w:t>
            </w:r>
          </w:p>
        </w:tc>
        <w:tc>
          <w:tcPr>
            <w:tcW w:w="7385" w:type="dxa"/>
            <w:vAlign w:val="center"/>
          </w:tcPr>
          <w:p w14:paraId="1E53DEB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F1.6</w:t>
            </w:r>
          </w:p>
        </w:tc>
      </w:tr>
      <w:tr w14:paraId="76B526AA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296031A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Field of View </w:t>
            </w:r>
          </w:p>
        </w:tc>
        <w:tc>
          <w:tcPr>
            <w:tcW w:w="7385" w:type="dxa"/>
            <w:vAlign w:val="center"/>
          </w:tcPr>
          <w:p w14:paraId="22BFEBE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Diagonal </w:t>
            </w:r>
            <w:r>
              <w:rPr>
                <w:rFonts w:hint="eastAsia"/>
                <w:lang w:val="en-US" w:eastAsia="zh-CN"/>
              </w:rPr>
              <w:t>101.1</w:t>
            </w:r>
            <w:r>
              <w:rPr>
                <w:rFonts w:hint="eastAsia"/>
              </w:rPr>
              <w:t xml:space="preserve">°, Horizontal </w:t>
            </w:r>
            <w:r>
              <w:rPr>
                <w:rFonts w:hint="eastAsia"/>
                <w:lang w:val="en-US" w:eastAsia="zh-CN"/>
              </w:rPr>
              <w:t>84.8</w:t>
            </w:r>
            <w:r>
              <w:rPr>
                <w:rFonts w:hint="eastAsia"/>
              </w:rPr>
              <w:t xml:space="preserve">°, Vertical </w:t>
            </w:r>
            <w:r>
              <w:rPr>
                <w:rFonts w:hint="eastAsia"/>
                <w:lang w:val="en-US" w:eastAsia="zh-CN"/>
              </w:rPr>
              <w:t>46.5</w:t>
            </w:r>
            <w:r>
              <w:rPr>
                <w:rFonts w:hint="eastAsia"/>
              </w:rPr>
              <w:t>°</w:t>
            </w:r>
          </w:p>
        </w:tc>
      </w:tr>
      <w:tr w14:paraId="1CA78C88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26CACC8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Minimum Illumination</w:t>
            </w:r>
          </w:p>
        </w:tc>
        <w:tc>
          <w:tcPr>
            <w:tcW w:w="7385" w:type="dxa"/>
            <w:vAlign w:val="center"/>
          </w:tcPr>
          <w:p w14:paraId="4AF9103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0.01 lux</w:t>
            </w:r>
          </w:p>
        </w:tc>
      </w:tr>
      <w:tr w14:paraId="1C98C263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5F2C0A8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Pan/Tilt Range</w:t>
            </w:r>
          </w:p>
        </w:tc>
        <w:tc>
          <w:tcPr>
            <w:tcW w:w="7385" w:type="dxa"/>
            <w:vAlign w:val="center"/>
          </w:tcPr>
          <w:p w14:paraId="7F7519E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Horizontal </w:t>
            </w:r>
            <w:r>
              <w:rPr>
                <w:rFonts w:hint="eastAsia"/>
                <w:lang w:val="en-US" w:eastAsia="zh-CN"/>
              </w:rPr>
              <w:t>300</w:t>
            </w:r>
            <w:r>
              <w:rPr>
                <w:rFonts w:hint="eastAsia"/>
              </w:rPr>
              <w:t>°, Vertical 90°</w:t>
            </w:r>
          </w:p>
        </w:tc>
      </w:tr>
      <w:tr w14:paraId="09FE1600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59DD690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Night Vision Range</w:t>
            </w:r>
          </w:p>
        </w:tc>
        <w:tc>
          <w:tcPr>
            <w:tcW w:w="7385" w:type="dxa"/>
            <w:vAlign w:val="center"/>
          </w:tcPr>
          <w:p w14:paraId="320921B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 meters</w:t>
            </w:r>
          </w:p>
        </w:tc>
      </w:tr>
      <w:tr w14:paraId="4666289C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7B3D2A37">
            <w:pPr>
              <w:jc w:val="left"/>
              <w:rPr>
                <w:rFonts w:hint="eastAsia" w:ascii="Arial" w:hAnsi="Arial" w:eastAsia="宋体" w:cs="Arial"/>
                <w:b/>
                <w:lang w:val="en-US" w:eastAsia="zh-CN"/>
              </w:rPr>
            </w:pPr>
            <w:r>
              <w:rPr>
                <w:rFonts w:hint="eastAsia" w:cs="Arial"/>
                <w:color w:val="0070C0"/>
                <w:lang w:val="en-US" w:eastAsia="zh-CN"/>
              </w:rPr>
              <w:t>Audio</w:t>
            </w:r>
          </w:p>
        </w:tc>
      </w:tr>
      <w:tr w14:paraId="7B82B8E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12642EC">
            <w:pPr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eastAsia"/>
              </w:rPr>
              <w:t>Input</w:t>
            </w:r>
          </w:p>
        </w:tc>
        <w:tc>
          <w:tcPr>
            <w:tcW w:w="7385" w:type="dxa"/>
            <w:vAlign w:val="center"/>
          </w:tcPr>
          <w:p w14:paraId="3721A188"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Built-in microphone</w:t>
            </w:r>
          </w:p>
        </w:tc>
      </w:tr>
      <w:tr w14:paraId="0503B011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60FBA5E5">
            <w:pPr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eastAsia"/>
              </w:rPr>
              <w:t>Output</w:t>
            </w:r>
          </w:p>
        </w:tc>
        <w:tc>
          <w:tcPr>
            <w:tcW w:w="7385" w:type="dxa"/>
            <w:vAlign w:val="center"/>
          </w:tcPr>
          <w:p w14:paraId="31181C55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cs="Arial"/>
                <w:b w:val="0"/>
                <w:bCs/>
              </w:rPr>
              <w:t>Built-in speaker</w:t>
            </w:r>
          </w:p>
        </w:tc>
      </w:tr>
      <w:tr w14:paraId="74FDD96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DC0995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Two-way communication mode</w:t>
            </w:r>
          </w:p>
        </w:tc>
        <w:tc>
          <w:tcPr>
            <w:tcW w:w="7385" w:type="dxa"/>
            <w:vAlign w:val="center"/>
          </w:tcPr>
          <w:p w14:paraId="1CCF3DFC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default" w:ascii="Arial" w:hAnsi="Arial" w:cs="Arial"/>
                <w:b w:val="0"/>
                <w:bCs/>
              </w:rPr>
              <w:t>Full-duplex</w:t>
            </w:r>
          </w:p>
        </w:tc>
      </w:tr>
      <w:tr w14:paraId="4308288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46B7780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 xml:space="preserve">Compression </w:t>
            </w:r>
            <w:r>
              <w:rPr>
                <w:rFonts w:hint="eastAsia"/>
                <w:lang w:val="en-US" w:eastAsia="zh-CN"/>
              </w:rPr>
              <w:t>method</w:t>
            </w:r>
            <w:bookmarkStart w:id="0" w:name="_GoBack"/>
            <w:bookmarkEnd w:id="0"/>
          </w:p>
        </w:tc>
        <w:tc>
          <w:tcPr>
            <w:tcW w:w="7385" w:type="dxa"/>
            <w:vAlign w:val="center"/>
          </w:tcPr>
          <w:p w14:paraId="6EB6B532">
            <w:pPr>
              <w:jc w:val="left"/>
              <w:rPr>
                <w:rFonts w:hint="default" w:ascii="Arial" w:hAnsi="Arial" w:eastAsia="宋体" w:cs="Arial"/>
                <w:b w:val="0"/>
                <w:bCs/>
                <w:lang w:val="en-US" w:eastAsia="zh-CN"/>
              </w:rPr>
            </w:pPr>
            <w:r>
              <w:rPr>
                <w:rFonts w:hint="eastAsia" w:cs="Arial"/>
                <w:b w:val="0"/>
                <w:bCs/>
                <w:lang w:val="en-US" w:eastAsia="zh-CN"/>
              </w:rPr>
              <w:t>G.711</w:t>
            </w:r>
          </w:p>
        </w:tc>
      </w:tr>
      <w:tr w14:paraId="7F3F4E7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7CE9A6F7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/>
                <w:color w:val="0070C0"/>
              </w:rPr>
              <w:t>Video</w:t>
            </w:r>
          </w:p>
        </w:tc>
      </w:tr>
      <w:tr w14:paraId="5E59D093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08C982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Compression Format</w:t>
            </w:r>
          </w:p>
        </w:tc>
        <w:tc>
          <w:tcPr>
            <w:tcW w:w="7385" w:type="dxa"/>
            <w:vAlign w:val="center"/>
          </w:tcPr>
          <w:p w14:paraId="2FE3C87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H.264/H.265</w:t>
            </w:r>
          </w:p>
        </w:tc>
      </w:tr>
      <w:tr w14:paraId="2B9D5CB0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19CDE7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Illumination Frequency</w:t>
            </w:r>
          </w:p>
        </w:tc>
        <w:tc>
          <w:tcPr>
            <w:tcW w:w="7385" w:type="dxa"/>
            <w:vAlign w:val="center"/>
          </w:tcPr>
          <w:p w14:paraId="77816EC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50 Hz，60 Hz</w:t>
            </w:r>
          </w:p>
        </w:tc>
      </w:tr>
      <w:tr w14:paraId="4874EFB9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3EE699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Frame Rate</w:t>
            </w:r>
          </w:p>
        </w:tc>
        <w:tc>
          <w:tcPr>
            <w:tcW w:w="7385" w:type="dxa"/>
            <w:vAlign w:val="center"/>
          </w:tcPr>
          <w:p w14:paraId="14A0A00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15 fps</w:t>
            </w:r>
          </w:p>
        </w:tc>
      </w:tr>
      <w:tr w14:paraId="186C7161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330D1B9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Maximum Resolution</w:t>
            </w:r>
          </w:p>
        </w:tc>
        <w:tc>
          <w:tcPr>
            <w:tcW w:w="7385" w:type="dxa"/>
            <w:vAlign w:val="center"/>
          </w:tcPr>
          <w:p w14:paraId="617817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2880*1620</w:t>
            </w:r>
          </w:p>
        </w:tc>
      </w:tr>
      <w:tr w14:paraId="6E49201B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6A55CAC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Night Vision Light Source</w:t>
            </w:r>
          </w:p>
        </w:tc>
        <w:tc>
          <w:tcPr>
            <w:tcW w:w="7385" w:type="dxa"/>
            <w:vAlign w:val="center"/>
          </w:tcPr>
          <w:p w14:paraId="61322E0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Dual-beam 2 infrared lights</w:t>
            </w:r>
          </w:p>
        </w:tc>
      </w:tr>
      <w:tr w14:paraId="63FE9B2E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5C0FC4D2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 xml:space="preserve">Recording </w:t>
            </w:r>
          </w:p>
        </w:tc>
      </w:tr>
      <w:tr w14:paraId="5AE6AB39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39942D52">
            <w:pPr>
              <w:jc w:val="left"/>
              <w:rPr>
                <w:rFonts w:hint="eastAsia" w:ascii="Arial" w:hAnsi="Arial" w:eastAsia="宋体" w:cs="Arial"/>
                <w:b/>
                <w:lang w:val="en-US" w:eastAsia="zh-CN"/>
              </w:rPr>
            </w:pPr>
            <w:r>
              <w:rPr>
                <w:rFonts w:hint="eastAsia"/>
              </w:rPr>
              <w:t>Recording Mode</w:t>
            </w:r>
            <w:r>
              <w:rPr>
                <w:rFonts w:hint="eastAsia"/>
                <w:lang w:val="en-US" w:eastAsia="zh-CN"/>
              </w:rPr>
              <w:t>s</w:t>
            </w:r>
          </w:p>
        </w:tc>
        <w:tc>
          <w:tcPr>
            <w:tcW w:w="7385" w:type="dxa"/>
            <w:vAlign w:val="center"/>
          </w:tcPr>
          <w:p w14:paraId="049B7510">
            <w:pPr>
              <w:jc w:val="left"/>
              <w:rPr>
                <w:rFonts w:hint="eastAsia" w:ascii="Arial" w:hAnsi="Arial" w:eastAsia="宋体" w:cs="Arial"/>
                <w:b/>
                <w:lang w:val="en-US" w:eastAsia="zh-CN"/>
              </w:rPr>
            </w:pPr>
            <w:r>
              <w:rPr>
                <w:rFonts w:hint="eastAsia"/>
              </w:rPr>
              <w:t>Alarm Trigger, Manual Recording, 24-Hour Continuous Recording</w:t>
            </w:r>
          </w:p>
        </w:tc>
      </w:tr>
      <w:tr w14:paraId="5194DCDF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5E437D53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Recording Storage</w:t>
            </w:r>
          </w:p>
        </w:tc>
        <w:tc>
          <w:tcPr>
            <w:tcW w:w="7385" w:type="dxa"/>
            <w:vAlign w:val="center"/>
          </w:tcPr>
          <w:p w14:paraId="5E2BCE44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Supports TF Card   Local Storage via NVR</w:t>
            </w:r>
          </w:p>
        </w:tc>
      </w:tr>
      <w:tr w14:paraId="0FEDC4D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4DA00BB4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/>
                <w:color w:val="0070C0"/>
                <w:lang w:val="en-US" w:eastAsia="zh-CN"/>
              </w:rPr>
              <w:t>Features</w:t>
            </w:r>
          </w:p>
        </w:tc>
      </w:tr>
      <w:tr w14:paraId="2E555A75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2FA46A42">
            <w:pPr>
              <w:jc w:val="left"/>
              <w:rPr>
                <w:rFonts w:hint="eastAsia" w:ascii="Arial" w:hAnsi="Arial" w:eastAsia="宋体" w:cs="Arial"/>
                <w:b/>
                <w:lang w:eastAsia="zh-CN"/>
              </w:rPr>
            </w:pPr>
            <w:r>
              <w:rPr>
                <w:rFonts w:hint="eastAsia"/>
              </w:rPr>
              <w:t>Smart Functions</w:t>
            </w:r>
          </w:p>
        </w:tc>
        <w:tc>
          <w:tcPr>
            <w:tcW w:w="7385" w:type="dxa"/>
            <w:vAlign w:val="center"/>
          </w:tcPr>
          <w:p w14:paraId="518D21C5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Motion Detection, Human Detection</w:t>
            </w:r>
          </w:p>
        </w:tc>
      </w:tr>
      <w:tr w14:paraId="6ED35E7D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6B9BF95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Alarm Notification </w:t>
            </w:r>
          </w:p>
        </w:tc>
        <w:tc>
          <w:tcPr>
            <w:tcW w:w="7385" w:type="dxa"/>
            <w:vAlign w:val="center"/>
          </w:tcPr>
          <w:p w14:paraId="79D35A9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Mobile App Push Notifications</w:t>
            </w:r>
          </w:p>
        </w:tc>
      </w:tr>
      <w:tr w14:paraId="2864001B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3BDA8A88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Network</w:t>
            </w:r>
          </w:p>
        </w:tc>
      </w:tr>
      <w:tr w14:paraId="2164B3EB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6920047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Wide Dynamic Range</w:t>
            </w:r>
          </w:p>
        </w:tc>
        <w:tc>
          <w:tcPr>
            <w:tcW w:w="7385" w:type="dxa"/>
            <w:vAlign w:val="center"/>
          </w:tcPr>
          <w:p w14:paraId="4F779DD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Supports Digital Wide Dynamic Range</w:t>
            </w:r>
          </w:p>
        </w:tc>
      </w:tr>
      <w:tr w14:paraId="6886411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16CE9933">
            <w:pPr>
              <w:jc w:val="left"/>
              <w:rPr>
                <w:rFonts w:hint="default" w:ascii="Arial" w:hAnsi="Arial" w:eastAsia="Source Sans Pro" w:cs="Arial"/>
                <w:color w:val="0070C0"/>
                <w:lang w:val="en-US" w:eastAsia="zh-CN"/>
              </w:rPr>
            </w:pPr>
            <w:r>
              <w:rPr>
                <w:rFonts w:hint="eastAsia"/>
              </w:rPr>
              <w:t>Protocol</w:t>
            </w:r>
          </w:p>
        </w:tc>
        <w:tc>
          <w:tcPr>
            <w:tcW w:w="7385" w:type="dxa"/>
            <w:vAlign w:val="center"/>
          </w:tcPr>
          <w:p w14:paraId="54C9A053">
            <w:pPr>
              <w:jc w:val="left"/>
              <w:rPr>
                <w:rFonts w:hint="default" w:ascii="Arial" w:hAnsi="Arial" w:eastAsia="Source Sans Pro" w:cs="Arial"/>
                <w:color w:val="0070C0"/>
                <w:lang w:val="en-US" w:eastAsia="zh-CN"/>
              </w:rPr>
            </w:pPr>
            <w:r>
              <w:rPr>
                <w:rFonts w:hint="eastAsia"/>
              </w:rPr>
              <w:t>Supports N1 Protocol</w:t>
            </w:r>
          </w:p>
        </w:tc>
      </w:tr>
      <w:tr w14:paraId="3BC36B78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45A61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Network Port</w:t>
            </w:r>
          </w:p>
        </w:tc>
        <w:tc>
          <w:tcPr>
            <w:tcW w:w="7385" w:type="dxa"/>
            <w:vAlign w:val="center"/>
          </w:tcPr>
          <w:p w14:paraId="32D5C1F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Supports RTSP/DHCP and other network protocols</w:t>
            </w:r>
          </w:p>
        </w:tc>
      </w:tr>
      <w:tr w14:paraId="3647C5E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581F8980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Power</w:t>
            </w:r>
          </w:p>
        </w:tc>
      </w:tr>
      <w:tr w14:paraId="370C7F1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C216111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Charging Voltage</w:t>
            </w:r>
          </w:p>
        </w:tc>
        <w:tc>
          <w:tcPr>
            <w:tcW w:w="7385" w:type="dxa"/>
            <w:vAlign w:val="center"/>
          </w:tcPr>
          <w:p w14:paraId="2795C0A7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DC12V</w:t>
            </w:r>
          </w:p>
        </w:tc>
      </w:tr>
      <w:tr w14:paraId="6B0433C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5746693">
            <w:pPr>
              <w:jc w:val="left"/>
              <w:rPr>
                <w:rFonts w:hint="default"/>
              </w:rPr>
            </w:pPr>
            <w:r>
              <w:rPr>
                <w:rFonts w:hint="eastAsia"/>
              </w:rPr>
              <w:t>Current Consumption</w:t>
            </w:r>
          </w:p>
        </w:tc>
        <w:tc>
          <w:tcPr>
            <w:tcW w:w="7385" w:type="dxa"/>
            <w:vAlign w:val="center"/>
          </w:tcPr>
          <w:p w14:paraId="0D9011B6">
            <w:pPr>
              <w:jc w:val="left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≤3W</w:t>
            </w:r>
          </w:p>
        </w:tc>
      </w:tr>
      <w:tr w14:paraId="3103CD38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7A0CBC2D">
            <w:pPr>
              <w:jc w:val="left"/>
              <w:rPr>
                <w:rFonts w:hint="default" w:ascii="Arial" w:hAnsi="Arial" w:cs="Arial"/>
                <w:b/>
                <w:lang w:val="en-US"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Interface</w:t>
            </w:r>
            <w:r>
              <w:rPr>
                <w:rFonts w:hint="eastAsia" w:eastAsia="Source Sans Pro" w:cs="Arial"/>
                <w:color w:val="0070C0"/>
                <w:lang w:val="en-US" w:eastAsia="zh-CN"/>
              </w:rPr>
              <w:t>s</w:t>
            </w:r>
          </w:p>
        </w:tc>
      </w:tr>
      <w:tr w14:paraId="5F2D9FFF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1B435022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Power</w:t>
            </w:r>
          </w:p>
        </w:tc>
        <w:tc>
          <w:tcPr>
            <w:tcW w:w="7385" w:type="dxa"/>
            <w:vAlign w:val="center"/>
          </w:tcPr>
          <w:p w14:paraId="0065DF21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cs="Arial"/>
                <w:b w:val="0"/>
                <w:bCs/>
              </w:rPr>
              <w:t>DC12V</w:t>
            </w:r>
          </w:p>
        </w:tc>
      </w:tr>
      <w:tr w14:paraId="66A9068E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48B5107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Button</w:t>
            </w:r>
          </w:p>
        </w:tc>
        <w:tc>
          <w:tcPr>
            <w:tcW w:w="7385" w:type="dxa"/>
            <w:vAlign w:val="center"/>
          </w:tcPr>
          <w:p w14:paraId="1802D2A5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default" w:ascii="Arial" w:hAnsi="Arial" w:cs="Arial"/>
                <w:b w:val="0"/>
                <w:bCs/>
              </w:rPr>
              <w:t>Reset button</w:t>
            </w:r>
          </w:p>
        </w:tc>
      </w:tr>
      <w:tr w14:paraId="71FADBAE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375C8686">
            <w:pPr>
              <w:jc w:val="left"/>
              <w:rPr>
                <w:rFonts w:hint="default" w:ascii="Arial" w:hAnsi="Arial" w:cs="Arial"/>
                <w:b/>
                <w:lang w:val="en-US"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Installation</w:t>
            </w:r>
          </w:p>
        </w:tc>
      </w:tr>
      <w:tr w14:paraId="732BD45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546B6F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Mounting Method</w:t>
            </w:r>
          </w:p>
        </w:tc>
        <w:tc>
          <w:tcPr>
            <w:tcW w:w="7385" w:type="dxa"/>
            <w:vAlign w:val="center"/>
          </w:tcPr>
          <w:p w14:paraId="23EE1642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eastAsia"/>
              </w:rPr>
              <w:t>Wall-mounted</w:t>
            </w:r>
          </w:p>
        </w:tc>
      </w:tr>
      <w:tr w14:paraId="392565F6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66A1497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Bracket Specifications</w:t>
            </w:r>
          </w:p>
        </w:tc>
        <w:tc>
          <w:tcPr>
            <w:tcW w:w="7385" w:type="dxa"/>
            <w:vAlign w:val="center"/>
          </w:tcPr>
          <w:p w14:paraId="15251EF4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eastAsia"/>
              </w:rPr>
              <w:t>1/4'' universal screw holes</w:t>
            </w:r>
          </w:p>
        </w:tc>
      </w:tr>
      <w:tr w14:paraId="35167841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1847F0EF">
            <w:pPr>
              <w:jc w:val="left"/>
              <w:rPr>
                <w:rFonts w:hint="default" w:ascii="Arial" w:hAnsi="Arial" w:cs="Arial"/>
                <w:b/>
                <w:lang w:val="en-US"/>
              </w:rPr>
            </w:pPr>
            <w:r>
              <w:rPr>
                <w:rFonts w:hint="eastAsia"/>
                <w:color w:val="0070C0"/>
              </w:rPr>
              <w:t>Environment</w:t>
            </w:r>
          </w:p>
        </w:tc>
      </w:tr>
      <w:tr w14:paraId="549E8EBF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B692A5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Dust and Water Resistance</w:t>
            </w:r>
          </w:p>
        </w:tc>
        <w:tc>
          <w:tcPr>
            <w:tcW w:w="7385" w:type="dxa"/>
            <w:vAlign w:val="center"/>
          </w:tcPr>
          <w:p w14:paraId="21EB2CD3">
            <w:pPr>
              <w:jc w:val="left"/>
              <w:rPr>
                <w:rFonts w:hint="eastAsia" w:ascii="Arial" w:hAnsi="Arial" w:eastAsia="宋体" w:cs="Arial"/>
                <w:b w:val="0"/>
                <w:bCs/>
                <w:lang w:val="en-US" w:eastAsia="zh-CN"/>
              </w:rPr>
            </w:pPr>
            <w:r>
              <w:rPr>
                <w:rFonts w:hint="eastAsia"/>
              </w:rPr>
              <w:t>IP6</w:t>
            </w:r>
            <w:r>
              <w:rPr>
                <w:rFonts w:hint="eastAsia"/>
                <w:lang w:val="en-US" w:eastAsia="zh-CN"/>
              </w:rPr>
              <w:t>6</w:t>
            </w:r>
          </w:p>
        </w:tc>
      </w:tr>
      <w:tr w14:paraId="6E911B0D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48767B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Operating Temperature</w:t>
            </w:r>
          </w:p>
        </w:tc>
        <w:tc>
          <w:tcPr>
            <w:tcW w:w="7385" w:type="dxa"/>
            <w:vAlign w:val="center"/>
          </w:tcPr>
          <w:p w14:paraId="05C0A53D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eastAsia"/>
              </w:rPr>
              <w:t>-10°C ~ 60°C</w:t>
            </w:r>
          </w:p>
        </w:tc>
      </w:tr>
      <w:tr w14:paraId="2055C91A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4ABCF9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Storage Temperature</w:t>
            </w:r>
          </w:p>
        </w:tc>
        <w:tc>
          <w:tcPr>
            <w:tcW w:w="7385" w:type="dxa"/>
            <w:vAlign w:val="center"/>
          </w:tcPr>
          <w:p w14:paraId="2F995155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eastAsia"/>
              </w:rPr>
              <w:t>-20°C ~ 60°C</w:t>
            </w:r>
          </w:p>
        </w:tc>
      </w:tr>
      <w:tr w14:paraId="635F836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1517B421">
            <w:pPr>
              <w:jc w:val="left"/>
              <w:rPr>
                <w:rFonts w:hint="default" w:ascii="Arial" w:hAnsi="Arial" w:cs="Arial"/>
                <w:b/>
                <w:lang w:val="en-US"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Specifications</w:t>
            </w:r>
          </w:p>
        </w:tc>
      </w:tr>
      <w:tr w14:paraId="03135F19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45ED2F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Material</w:t>
            </w:r>
          </w:p>
        </w:tc>
        <w:tc>
          <w:tcPr>
            <w:tcW w:w="7385" w:type="dxa"/>
            <w:vAlign w:val="center"/>
          </w:tcPr>
          <w:p w14:paraId="0A76F034">
            <w:pPr>
              <w:jc w:val="left"/>
              <w:rPr>
                <w:rFonts w:hint="default" w:ascii="Arial" w:hAnsi="Arial" w:eastAsia="宋体" w:cs="Arial"/>
                <w:b w:val="0"/>
                <w:bCs/>
                <w:lang w:val="en-US" w:eastAsia="zh-CN"/>
              </w:rPr>
            </w:pPr>
            <w:r>
              <w:rPr>
                <w:rFonts w:hint="eastAsia" w:cs="Arial"/>
                <w:b w:val="0"/>
                <w:bCs/>
                <w:lang w:val="en-US" w:eastAsia="zh-CN"/>
              </w:rPr>
              <w:t>Metal</w:t>
            </w:r>
          </w:p>
        </w:tc>
      </w:tr>
      <w:tr w14:paraId="03FFED44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EDC34A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Color</w:t>
            </w:r>
          </w:p>
        </w:tc>
        <w:tc>
          <w:tcPr>
            <w:tcW w:w="7385" w:type="dxa"/>
            <w:vAlign w:val="center"/>
          </w:tcPr>
          <w:p w14:paraId="0501A4DB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default" w:ascii="Arial" w:hAnsi="Arial" w:cs="Arial"/>
                <w:b w:val="0"/>
                <w:bCs/>
              </w:rPr>
              <w:t>White</w:t>
            </w:r>
          </w:p>
        </w:tc>
      </w:tr>
      <w:tr w14:paraId="63ADE41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14342DA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Accessories</w:t>
            </w:r>
          </w:p>
        </w:tc>
        <w:tc>
          <w:tcPr>
            <w:tcW w:w="7385" w:type="dxa"/>
            <w:vAlign w:val="center"/>
          </w:tcPr>
          <w:p w14:paraId="73FB24DE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default" w:ascii="Arial" w:hAnsi="Arial" w:cs="Arial"/>
                <w:b w:val="0"/>
                <w:bCs/>
              </w:rPr>
              <w:t>Single unit: Manual*1   Screw pack*1   Waterproof cap*1</w:t>
            </w:r>
          </w:p>
        </w:tc>
      </w:tr>
    </w:tbl>
    <w:p w14:paraId="4C43B99F">
      <w:pPr>
        <w:spacing w:before="0" w:after="0"/>
        <w:jc w:val="center"/>
        <w:rPr>
          <w:rFonts w:hint="default" w:ascii="Arial" w:hAnsi="Arial" w:cs="Arial"/>
        </w:rPr>
      </w:pPr>
    </w:p>
    <w:p w14:paraId="32328955">
      <w:pPr>
        <w:pStyle w:val="3"/>
        <w:rPr>
          <w:rFonts w:hint="default" w:ascii="Arial" w:hAnsi="Arial" w:eastAsia="Source Sans Pro" w:cs="Arial"/>
          <w:bCs/>
          <w:color w:val="0090C8"/>
          <w:kern w:val="2"/>
          <w:sz w:val="36"/>
          <w:szCs w:val="32"/>
          <w:lang w:val="en-US" w:eastAsia="zh-CN" w:bidi="ar-SA"/>
        </w:rPr>
      </w:pPr>
    </w:p>
    <w:p w14:paraId="45B57E94">
      <w:pPr>
        <w:rPr>
          <w:rFonts w:hint="default" w:ascii="Arial" w:hAnsi="Arial" w:eastAsia="Source Sans Pro" w:cs="Arial"/>
          <w:bCs/>
          <w:color w:val="0090C8"/>
          <w:kern w:val="2"/>
          <w:sz w:val="36"/>
          <w:szCs w:val="32"/>
          <w:lang w:val="en-US" w:eastAsia="zh-CN" w:bidi="ar-SA"/>
        </w:rPr>
      </w:pPr>
    </w:p>
    <w:p w14:paraId="5B576815">
      <w:pPr>
        <w:rPr>
          <w:rFonts w:hint="default" w:ascii="Arial" w:hAnsi="Arial" w:eastAsia="Source Sans Pro" w:cs="Arial"/>
          <w:bCs/>
          <w:color w:val="0090C8"/>
          <w:kern w:val="2"/>
          <w:sz w:val="36"/>
          <w:szCs w:val="32"/>
          <w:lang w:val="en-US" w:eastAsia="zh-CN" w:bidi="ar-SA"/>
        </w:rPr>
      </w:pPr>
    </w:p>
    <w:p w14:paraId="5C5079C7">
      <w:pPr>
        <w:pStyle w:val="3"/>
        <w:rPr>
          <w:rFonts w:hint="default" w:ascii="Arial" w:hAnsi="Arial" w:eastAsia="Source Sans Pro" w:cs="Arial"/>
          <w:i/>
          <w:color w:val="FF00FF"/>
        </w:rPr>
      </w:pPr>
      <w:r>
        <w:rPr>
          <w:rFonts w:hint="default" w:ascii="Arial" w:hAnsi="Arial" w:eastAsia="Source Sans Pro" w:cs="Arial"/>
        </w:rPr>
        <w:t>Dimensions</w:t>
      </w:r>
    </w:p>
    <w:p w14:paraId="3C61ABF7">
      <w:pPr>
        <w:tabs>
          <w:tab w:val="left" w:pos="5970"/>
          <w:tab w:val="left" w:pos="8055"/>
        </w:tabs>
        <w:spacing w:before="120" w:after="120" w:line="240" w:lineRule="exact"/>
        <w:ind w:firstLine="354" w:firstLineChars="147"/>
        <w:rPr>
          <w:rFonts w:hint="eastAsia" w:ascii="黑体" w:hAnsi="黑体" w:eastAsia="黑体"/>
          <w:b/>
          <w:color w:val="993300"/>
          <w:szCs w:val="21"/>
        </w:rPr>
      </w:pPr>
      <w:r>
        <w:rPr>
          <w:rFonts w:ascii="黑体" w:hAnsi="黑体" w:eastAsia="黑体"/>
          <w:b/>
          <w:color w:val="993300"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104140</wp:posOffset>
                </wp:positionV>
                <wp:extent cx="5829300" cy="0"/>
                <wp:effectExtent l="0" t="19050" r="0" b="1905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29300" cy="0"/>
                        </a:xfrm>
                        <a:prstGeom prst="line">
                          <a:avLst/>
                        </a:prstGeom>
                        <a:ln w="38100" cap="flat" cmpd="thinThick">
                          <a:solidFill>
                            <a:srgbClr val="9933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8pt;margin-top:8.2pt;height:0pt;width:459pt;z-index:251660288;mso-width-relative:page;mso-height-relative:page;" filled="f" stroked="t" coordsize="21600,21600" o:gfxdata="UEsDBAoAAAAAAIdO4kAAAAAAAAAAAAAAAAAEAAAAZHJzL1BLAwQUAAAACACHTuJA+JNtPtcAAAAI&#10;AQAADwAAAGRycy9kb3ducmV2LnhtbE2PzU7DMBCE70i8g7VI3KhdKBGEOFWFhITg1BREuW3jJYnw&#10;T4idpvD0LOIAx/1mNDtTLA/Oij0NsQtew3ymQJCvg+l8o+Fpc3d2BSIm9AZt8KThkyIsy+OjAnMT&#10;Jr+mfZUawSE+5qihTanPpYx1Sw7jLPTkWXsLg8PE59BIM+DE4c7Kc6Uy6bDz/KHFnm5bqt+r0WlY&#10;fz0/TGPa2NULvq621eNWfcR7rU9P5uoGRKJD+jPDT32uDiV32oXRmyishouMpyTm2QIE69eXCwa7&#10;XyDLQv4fUH4DUEsDBBQAAAAIAIdO4kCrXt5O+AEAAOsDAAAOAAAAZHJzL2Uyb0RvYy54bWytU0uO&#10;EzEQ3SNxB8t70p1EoKSVziwmDBsEkRgOUPEnbeGfbCedXIILILGDFUv23IbhGJTdmQwMmyzY2GVX&#10;+VW9V+XF1cFoshchKmdbOh7VlAjLHFd229L3tzfPZpTEBJaDdla09CgivVo+fbLofSMmrnOai0AQ&#10;xMam9y3tUvJNVUXWCQNx5Lyw6JQuGEh4DNuKB+gR3ehqUtcvqt4F7oNjIka8XQ1OekIMlwA6KRUT&#10;K8d2Rtg0oAahISGl2Ckf6bJUK6Vg6a2UUSSiW4pMU1kxCdqbvFbLBTTbAL5T7FQCXFLCI04GlMWk&#10;Z6gVJCC7oP6BMooFF51MI+ZMNRApiiCLcf1Im3cdeFG4oNTRn0WP/w+WvdmvA1EcJ4ESCwYbfvfp&#10;+8+PX379+Izr3bevZJxF6n1sMPbarsPpFP06ZMYHGUzekQs5FGGPZ2HFIRGGl89nk/m0Rs3Zva96&#10;eOhDTK+EMyQbLdXKZs7QwP51TJgMQ+9D8rW2pG/pdDYueIATKLHzCG08skidsrfYyw8FIjqt+I3S&#10;Oj+MYbu51oHsAWdhPp/mggb4v8JyrhXEbogrrmFKOgH8peUkHT2qZPFz0FyJEZwSLfAvZQsBoUmg&#10;9CWRyExbJJjFHeTM1sbxI/Zk54PadihI0b/E4AwUOU7zmofsz3NBevijy9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4k20+1wAAAAgBAAAPAAAAAAAAAAEAIAAAACIAAABkcnMvZG93bnJldi54bWxQ&#10;SwECFAAUAAAACACHTuJAq17eTvgBAADrAwAADgAAAAAAAAABACAAAAAmAQAAZHJzL2Uyb0RvYy54&#10;bWxQSwUGAAAAAAYABgBZAQAAkAUAAAAA&#10;">
                <v:fill on="f" focussize="0,0"/>
                <v:stroke weight="3pt" color="#993300" linestyle="thinThick" joinstyle="round"/>
                <v:imagedata o:title=""/>
                <o:lock v:ext="edit" aspectratio="f"/>
              </v:line>
            </w:pict>
          </mc:Fallback>
        </mc:AlternateContent>
      </w:r>
    </w:p>
    <w:p w14:paraId="17B732EE">
      <w:pPr>
        <w:tabs>
          <w:tab w:val="left" w:pos="5970"/>
        </w:tabs>
        <w:spacing w:before="120" w:after="120"/>
        <w:jc w:val="center"/>
        <w:rPr>
          <w:rFonts w:hint="eastAsia"/>
        </w:rPr>
      </w:pPr>
      <w:r>
        <w:rPr>
          <w:rFonts w:hint="eastAsia" w:ascii="黑体" w:hAnsi="黑体" w:eastAsia="黑体"/>
          <w:b/>
          <w:color w:val="993300"/>
          <w:sz w:val="24"/>
        </w:rPr>
        <w:drawing>
          <wp:inline distT="0" distB="0" distL="114300" distR="114300">
            <wp:extent cx="2651125" cy="2247265"/>
            <wp:effectExtent l="0" t="0" r="15875" b="63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1125" cy="224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/>
          <w:b/>
          <w:color w:val="993300"/>
          <w:sz w:val="24"/>
        </w:rPr>
        <w:t xml:space="preserve">   </w:t>
      </w:r>
      <w:r>
        <w:drawing>
          <wp:inline distT="0" distB="0" distL="114300" distR="114300">
            <wp:extent cx="2698750" cy="2243455"/>
            <wp:effectExtent l="0" t="0" r="6350" b="444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8750" cy="224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4C5D5">
      <w:pPr>
        <w:rPr>
          <w:rFonts w:hint="default" w:ascii="Arial" w:hAnsi="Arial" w:eastAsia="Source Sans Pro" w:cs="Arial"/>
          <w:bCs/>
          <w:color w:val="0090C8"/>
          <w:kern w:val="2"/>
          <w:sz w:val="36"/>
          <w:szCs w:val="32"/>
          <w:lang w:val="en-US" w:eastAsia="zh-CN" w:bidi="ar-SA"/>
        </w:rPr>
      </w:pPr>
    </w:p>
    <w:p w14:paraId="48D58084">
      <w:pPr>
        <w:pStyle w:val="18"/>
        <w:keepNext w:val="0"/>
        <w:keepLines w:val="0"/>
        <w:widowControl/>
        <w:suppressLineNumbers w:val="0"/>
        <w:rPr>
          <w:rFonts w:hint="default" w:ascii="Arial" w:hAnsi="Arial" w:eastAsia="Source Sans Pro" w:cs="Arial"/>
          <w:bCs/>
          <w:color w:val="0090C8"/>
          <w:kern w:val="2"/>
          <w:sz w:val="36"/>
          <w:szCs w:val="32"/>
          <w:lang w:val="en-US" w:eastAsia="zh-CN" w:bidi="ar-SA"/>
        </w:rPr>
      </w:pPr>
    </w:p>
    <w:p w14:paraId="70467AFB">
      <w:pPr>
        <w:widowControl/>
        <w:spacing w:before="0" w:after="0"/>
        <w:jc w:val="left"/>
        <w:rPr>
          <w:rFonts w:hint="default" w:ascii="Arial" w:hAnsi="Arial" w:cs="Arial"/>
        </w:rPr>
      </w:pPr>
    </w:p>
    <w:sectPr>
      <w:headerReference r:id="rId4" w:type="default"/>
      <w:footerReference r:id="rId6" w:type="default"/>
      <w:headerReference r:id="rId5" w:type="even"/>
      <w:footerReference r:id="rId7" w:type="even"/>
      <w:pgSz w:w="11906" w:h="16838"/>
      <w:pgMar w:top="1440" w:right="851" w:bottom="1440" w:left="85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Futura Hv">
    <w:altName w:val="Segoe UI Semibold"/>
    <w:panose1 w:val="00000000000000000000"/>
    <w:charset w:val="00"/>
    <w:family w:val="swiss"/>
    <w:pitch w:val="default"/>
    <w:sig w:usb0="00000000" w:usb1="00000000" w:usb2="00000000" w:usb3="00000000" w:csb0="0000009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ource Sans Pro">
    <w:altName w:val="Segoe Print"/>
    <w:panose1 w:val="020B0503030403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Futura Bk">
    <w:altName w:val="Arial"/>
    <w:panose1 w:val="00000000000000000000"/>
    <w:charset w:val="00"/>
    <w:family w:val="swiss"/>
    <w:pitch w:val="default"/>
    <w:sig w:usb0="00000000" w:usb1="00000000" w:usb2="00000000" w:usb3="00000000" w:csb0="0000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D6CAE8">
    <w:pPr>
      <w:pStyle w:val="14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6130290</wp:posOffset>
              </wp:positionH>
              <wp:positionV relativeFrom="paragraph">
                <wp:posOffset>190500</wp:posOffset>
              </wp:positionV>
              <wp:extent cx="342900" cy="265430"/>
              <wp:effectExtent l="0" t="0" r="0" b="1270"/>
              <wp:wrapNone/>
              <wp:docPr id="27" name="Text Box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900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D4A4E5">
                          <w:pPr>
                            <w:pStyle w:val="14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\*                                                                         MERGEFORMAT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id="Text Box 35" o:spid="_x0000_s1026" o:spt="202" type="#_x0000_t202" style="position:absolute;left:0pt;margin-left:482.7pt;margin-top:15pt;height:20.9pt;width:27pt;z-index:251660288;mso-width-relative:page;mso-height-relative:margin;mso-height-percent:200;" filled="f" stroked="f" coordsize="21600,21600" o:gfxdata="UEsDBAoAAAAAAIdO4kAAAAAAAAAAAAAAAAAEAAAAZHJzL1BLAwQUAAAACACHTuJAhbqZm9UAAAAK&#10;AQAADwAAAGRycy9kb3ducmV2LnhtbE2PwU7DMAyG70i8Q2QkbiwJlLF2TXdAgjtlII5Z47WFJqmS&#10;rC1vj3diR9uffn9/uVvswCYMsfdOgVwJYOgab3rXKti/v9xtgMWkndGDd6jgFyPsquurUhfGz+4N&#10;pzq1jEJcLLSCLqWx4Dw2HVodV35ER7ejD1YnGkPLTdAzhduB3wux5lb3jj50esTnDpuf+mQVfO9x&#10;/mi+TB0+++V1ynwuszopdXsjxRZYwiX9w3DWJ3WoyOngT85ENijI148ZoQoeBHU6A0LmtDkoeJIb&#10;4FXJLytUf1BLAwQUAAAACACHTuJAyFGk6AICAAAVBAAADgAAAGRycy9lMm9Eb2MueG1srVNNb9sw&#10;DL0P2H8QdF/sJG22GXGKrkGGAd0H0O4HMLIcC7NFjVJid79+lJxkWXfpYRdDpKjH9x7p5c3QteKg&#10;yRu0pZxOcim0VVgZuyvl98fNm3dS+AC2ghatLuWT9vJm9frVsneFnmGDbaVJMIj1Re9K2YTgiizz&#10;qtEd+Ak6bfmyRuogcEi7rCLoGb1rs1meL7IeqXKESnvP2fV4KY+I9BJArGuj9BrVvtM2jKikWwgs&#10;yTfGeblKbOtaq/C1rr0Ooi0lKw3py034vI3fbLWEYkfgGqOOFOAlFJ5p6sBYbnqGWkMAsSfzD1Rn&#10;FKHHOkwUdtkoJDnCKqb5M28eGnA6aWGrvTub7v8frPpy+EbCVKWcvZXCQscTf9RDEB9wEPPr6E/v&#10;fMFlD44Lw8B53pqk1bt7VD+8sHjXgN3pWyLsGw0V85vGl9nF0xHHR5Bt/xkr7gP7gAloqKmL5rEd&#10;gtF5Nk/n2UQuipPzq9n7nG8UX80W11fzNLsMitNjRz581NiJeCgl8egTOBzufYhkoDiVxF4WN6Zt&#10;0/hb+1eCC2MmkY98R+Zh2A5HM7ZYPbEMwnGb+F/iQ4P0S4qeN6mU/uceSEvRfrJsxXyRR+LhMqDL&#10;YHsZgFUMVcogxXi8C+O67h2ZXcOdTubfsn0bk6RFn0dWR968LUnxcbPjOl7GqerP37z6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IW6mZvVAAAACgEAAA8AAAAAAAAAAQAgAAAAIgAAAGRycy9kb3du&#10;cmV2LnhtbFBLAQIUABQAAAAIAIdO4kDIUaToAgIAABUEAAAOAAAAAAAAAAEAIAAAACQBAABkcnMv&#10;ZTJvRG9jLnhtbFBLBQYAAAAABgAGAFkBAACYBQAAAAA=&#10;">
              <v:fill on="f" focussize="0,0"/>
              <v:stroke on="f"/>
              <v:imagedata o:title=""/>
              <o:lock v:ext="edit" aspectratio="f"/>
              <v:textbox inset="1mm,1mm,1mm,1mm" style="mso-fit-shape-to-text:t;">
                <w:txbxContent>
                  <w:p w14:paraId="79D4A4E5">
                    <w:pPr>
                      <w:pStyle w:val="14"/>
                      <w:jc w:val="center"/>
                    </w:pPr>
                    <w:r>
                      <w:fldChar w:fldCharType="begin"/>
                    </w:r>
                    <w:r>
                      <w:instrText xml:space="preserve"> PAGE \*                                                                         MERGEFORMAT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6164580</wp:posOffset>
              </wp:positionH>
              <wp:positionV relativeFrom="paragraph">
                <wp:posOffset>245745</wp:posOffset>
              </wp:positionV>
              <wp:extent cx="866140" cy="205105"/>
              <wp:effectExtent l="0" t="0" r="0" b="4445"/>
              <wp:wrapNone/>
              <wp:docPr id="23" name="Group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6140" cy="205105"/>
                        <a:chOff x="10571" y="15781"/>
                        <a:chExt cx="1364" cy="323"/>
                      </a:xfrm>
                    </wpg:grpSpPr>
                    <wps:wsp>
                      <wps:cNvPr id="24" name="Rectangle 33"/>
                      <wps:cNvSpPr>
                        <a:spLocks noChangeArrowheads="1"/>
                      </wps:cNvSpPr>
                      <wps:spPr bwMode="auto">
                        <a:xfrm>
                          <a:off x="10571" y="15821"/>
                          <a:ext cx="1364" cy="283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  <wps:wsp>
                      <wps:cNvPr id="26" name="Rectangle 34"/>
                      <wps:cNvSpPr>
                        <a:spLocks noChangeArrowheads="1"/>
                      </wps:cNvSpPr>
                      <wps:spPr bwMode="auto">
                        <a:xfrm>
                          <a:off x="10571" y="15781"/>
                          <a:ext cx="1364" cy="283"/>
                        </a:xfrm>
                        <a:prstGeom prst="rect">
                          <a:avLst/>
                        </a:prstGeom>
                        <a:solidFill>
                          <a:srgbClr val="53BDD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32" o:spid="_x0000_s1026" o:spt="203" style="position:absolute;left:0pt;margin-left:485.4pt;margin-top:19.35pt;height:16.15pt;width:68.2pt;z-index:251659264;mso-width-relative:page;mso-height-relative:page;" coordorigin="10571,15781" coordsize="1364,323" o:gfxdata="UEsDBAoAAAAAAIdO4kAAAAAAAAAAAAAAAAAEAAAAZHJzL1BLAwQUAAAACACHTuJAGzEAvNoAAAAK&#10;AQAADwAAAGRycy9kb3ducmV2LnhtbE2PQWvCQBSE74X+h+UVequ7q7TRmBcp0vYkhWqh9PZMnkkw&#10;uxuya6L/vuupHocZZr7JVmfTioF73ziLoCcKBNvClY2tEL53709zED6QLal1lhEu7GGV399llJZu&#10;tF88bEMlYon1KSHUIXSplL6o2ZCfuI5t9A6uNxSi7CtZ9jTGctPKqVIv0lBj40JNHa9rLo7bk0H4&#10;GGl8nem3YXM8rC+/u+fPn41mxMcHrZYgAp/Dfxiu+BEd8si0dydbetEiLBIV0QPCbJ6AuAa0SqYg&#10;9giJViDzTN5eyP8AUEsDBBQAAAAIAIdO4kDuf9lepAIAAK0HAAAOAAAAZHJzL2Uyb0RvYy54bWzd&#10;VV1v0zAUfUfiP1h+Z/nox0q0dBornZAGTAx+gOs4iUVim2u36fbruXbSjxUeJhB7oA+pr699fc7x&#10;sX1xuW0bshFgpVY5Tc5iSoTiupCqyum3r8s3M0qsY6pgjVYipw/C0sv561cXnclEqmvdFAIIFlE2&#10;60xOa+dMFkWW16Jl9kwboTBZamiZwxCqqADWYfW2idI4nkadhsKA5sJa7F30STpUhOcU1GUpuVho&#10;vm6Fcn1VEA1zSMnW0lg6D2jLUnD3uSytcKTJKTJ14YuLYHvlv9H8gmUVMFNLPkBgz4FwwqllUuGi&#10;+1IL5hhZg/ylVCs5aKtLd8Z1G/VEgiLIIolPtLkBvTaBS5V1ldmLjht1ovofl+WfNndAZJHTdESJ&#10;Yi3ueFiWjFIvTmeqDMfcgLk3dzB0VH3k+W5LaP0/MiHbIOvDXlaxdYRj52w6TcYoOMdUGk+SeNLL&#10;zmvcGz8Le84TSjCdTM5nyS77fpifjKbjfvYIQSKGaLdu5OHt0XQGHWkPMtm/k+m+ZkYE9a2XYCcT&#10;Qull+oLmYqpqBBkFVH55HOd18opYc6v5d0uUvq5xmLgC0F0tWIGwAkUEfzTBBxanklX3URe4C2zt&#10;dLDUicTHYs3SQayd1Aep0tlTqVhmwLoboVviGzkFhB/qs82tdb2quyEBv25ksZRNEwKoVtcNkA3D&#10;c7RcxvgbNsIeD2uUH6y0n9ZX9D2BqOfm7WSzlS4ekCfo/jDiVYSNWsMjJR0exJzaH2sGgpLmg0Kt&#10;3iZjbx4XgvHkPMUAjjOr4wxTHEvl1FHSN69df9rXBmRV40pJIG3NFeq7lIH4AdUAFl3UY/33dpr+&#10;xk5jr+0Td7yMnfZn70XtNBm9WyzClYDn+v+1U7ir8BYP19fw4vhn4jgO9ju8svO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GzEAvNoAAAAKAQAADwAAAAAAAAABACAAAAAiAAAAZHJzL2Rvd25yZXYu&#10;eG1sUEsBAhQAFAAAAAgAh07iQO5/2V6kAgAArQcAAA4AAAAAAAAAAQAgAAAAKQEAAGRycy9lMm9E&#10;b2MueG1sUEsFBgAAAAAGAAYAWQEAAD8GAAAAAA==&#10;">
              <o:lock v:ext="edit" aspectratio="f"/>
              <v:rect id="Rectangle 33" o:spid="_x0000_s1026" o:spt="1" style="position:absolute;left:10571;top:15821;height:283;width:1364;" fillcolor="#FF0000" filled="t" stroked="f" coordsize="21600,21600" o:gfxdata="UEsDBAoAAAAAAIdO4kAAAAAAAAAAAAAAAAAEAAAAZHJzL1BLAwQUAAAACACHTuJAL3dCgL4AAADb&#10;AAAADwAAAGRycy9kb3ducmV2LnhtbEWPT2sCMRTE74LfIbxCbzVRiuhq9CAKSg/iv9LjY/PcXbp5&#10;WZLUVT+9EQoeh5n5DTOdX20tLuRD5VhDv6dAEOfOVFxoOB5WHyMQISIbrB2ThhsFmM+6nSlmxrW8&#10;o8s+FiJBOGSooYyxyaQMeUkWQ881xMk7O28xJukLaTy2CW5rOVBqKC1WnBZKbGhRUv67/7Mall/t&#10;99L6hT+pzTYfb08/o/tmrfX7W19NQES6xlf4v702Ggaf8PySfoC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3dCgL4A&#10;AADbAAAADwAAAAAAAAABACAAAAAiAAAAZHJzL2Rvd25yZXYueG1sUEsBAhQAFAAAAAgAh07iQDMv&#10;BZ47AAAAOQAAABAAAAAAAAAAAQAgAAAADQEAAGRycy9zaGFwZXhtbC54bWxQSwUGAAAAAAYABgBb&#10;AQAAtwM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  <v:rect id="Rectangle 34" o:spid="_x0000_s1026" o:spt="1" style="position:absolute;left:10571;top:15781;height:283;width:1364;" fillcolor="#53BDD5" filled="t" stroked="f" coordsize="21600,21600" o:gfxdata="UEsDBAoAAAAAAIdO4kAAAAAAAAAAAAAAAAAEAAAAZHJzL1BLAwQUAAAACACHTuJA2EPsYrgAAADb&#10;AAAADwAAAGRycy9kb3ducmV2LnhtbEWPMQvCMBSEd8H/EJ7gpqkOVapRUBQcXNQubo/m2RSbl9JE&#10;q//eCILjcffdccv1y9biSa2vHCuYjBMQxIXTFZcK8st+NAfhA7LG2jEpeJOH9arfW2KmXccnep5D&#10;KWIJ+wwVmBCaTEpfGLLox64hjt7NtRZDlG0pdYtdLLe1nCZJKi1WHBcMNrQ1VNzPD6tgmtNxc9p1&#10;86u5vEubX/PbLN0pNRxMkgWIQK/wD//og45cCt8v8QfI1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2EPsYrgAAADbAAAA&#10;DwAAAAAAAAABACAAAAAiAAAAZHJzL2Rvd25yZXYueG1sUEsBAhQAFAAAAAgAh07iQDMvBZ47AAAA&#10;OQAAABAAAAAAAAAAAQAgAAAABwEAAGRycy9zaGFwZXhtbC54bWxQSwUGAAAAAAYABgBbAQAAsQMA&#10;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B91C94">
    <w:pPr>
      <w:pStyle w:val="14"/>
    </w:pP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6985</wp:posOffset>
              </wp:positionH>
              <wp:positionV relativeFrom="paragraph">
                <wp:posOffset>219075</wp:posOffset>
              </wp:positionV>
              <wp:extent cx="342900" cy="265430"/>
              <wp:effectExtent l="0" t="0" r="0" b="1270"/>
              <wp:wrapNone/>
              <wp:docPr id="31" name="Text Box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900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A31AF5">
                          <w:pPr>
                            <w:pStyle w:val="14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\*                                                                        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id="Text Box 40" o:spid="_x0000_s1026" o:spt="202" type="#_x0000_t202" style="position:absolute;left:0pt;margin-left:0.55pt;margin-top:17.25pt;height:20.9pt;width:27pt;z-index:251662336;mso-width-relative:page;mso-height-relative:margin;mso-height-percent:200;" filled="f" stroked="f" coordsize="21600,21600" o:gfxdata="UEsDBAoAAAAAAIdO4kAAAAAAAAAAAAAAAAAEAAAAZHJzL1BLAwQUAAAACACHTuJA03sV+9EAAAAG&#10;AQAADwAAAGRycy9kb3ducmV2LnhtbE2OwU7DMBBE70j9B2srcaNO2qRAiNMDEtwJBXF04yUJjdeR&#10;7Sbh71lOcHya0cwrD4sdxIQ+9I4UpJsEBFLjTE+tguPr080diBA1GT04QgXfGOBQra5KXRg30wtO&#10;dWwFj1AotIIuxrGQMjQdWh02bkTi7NN5qyOjb6XxeuZxO8htkuyl1T3xQ6dHfOywOdcXq+DriPNb&#10;82Fq/94vz1Pm7tOsjkpdr9PkAUTEJf6V4Vef1aFip5O7kAliYE65qGCX5SA4znPmk4Lb/Q5kVcr/&#10;+tUPUEsDBBQAAAAIAIdO4kC6neDFAgIAABUEAAAOAAAAZHJzL2Uyb0RvYy54bWytU02P0zAQvSPx&#10;HyzfadIPKoiarpatipAWFmmXH+A4TmMRe8zYbVJ+PWOn7ZblsgcukWc8efPem/HqZjAdOyj0GmzJ&#10;p5OcM2Ul1NruSv7jafvuA2c+CFuLDqwq+VF5frN++2bVu0LNoIWuVsgIxPqidyVvQ3BFlnnZKiP8&#10;BJyydNkAGhEoxF1Wo+gJ3XTZLM+XWQ9YOwSpvKfsZrzkJ0R8DSA0jZZqA3JvlA0jKqpOBJLkW+08&#10;Xye2TaNkeGgarwLrSk5KQ/pSEzpX8ZutV6LYoXCtlicK4jUUXmgyQltqeoHaiCDYHvU/UEZLBA9N&#10;mEgw2SgkOUIqpvkLbx5b4VTSQlZ7dzHd/z9Y+e3wHZmuSz6fcmaFoYk/qSGwTzCwRfKnd76gskdH&#10;hWGgPG1N0urdPcifnlm4a4XdqVtE6FslauI3jc5mV7/GifjCR5Cq/wo19RH7AAloaNBE88gORug0&#10;m+NlNpGLpOR8MfuY042kq9ny/WKeuGWiOP/s0IfPCgyLh5IjjT6Bi8O9D5GMKM4lsZeFre66NP7O&#10;/pWgwphJ5CPfkXkYqoGqo4gK6iPJQBi3id4SHVrA35z1tEkl97/2AhVn3RdLVsyXeSQergO8Dqrr&#10;QFhJUCUPnI3HuzCu696h3rXU6Wz+Ldm31UnaM6sTb9qWpPi02XEdr+NU9fya13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03sV+9EAAAAGAQAADwAAAAAAAAABACAAAAAiAAAAZHJzL2Rvd25yZXYu&#10;eG1sUEsBAhQAFAAAAAgAh07iQLqd4MUCAgAAFQQAAA4AAAAAAAAAAQAgAAAAIAEAAGRycy9lMm9E&#10;b2MueG1sUEsFBgAAAAAGAAYAWQEAAJQFAAAAAA==&#10;">
              <v:fill on="f" focussize="0,0"/>
              <v:stroke on="f"/>
              <v:imagedata o:title=""/>
              <o:lock v:ext="edit" aspectratio="f"/>
              <v:textbox inset="1mm,1mm,1mm,1mm" style="mso-fit-shape-to-text:t;">
                <w:txbxContent>
                  <w:p w14:paraId="6CA31AF5">
                    <w:pPr>
                      <w:pStyle w:val="14"/>
                      <w:jc w:val="center"/>
                    </w:pPr>
                    <w:r>
                      <w:fldChar w:fldCharType="begin"/>
                    </w:r>
                    <w:r>
                      <w:instrText xml:space="preserve"> PAGE \*                                                                        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-551180</wp:posOffset>
              </wp:positionH>
              <wp:positionV relativeFrom="paragraph">
                <wp:posOffset>274320</wp:posOffset>
              </wp:positionV>
              <wp:extent cx="866140" cy="205105"/>
              <wp:effectExtent l="0" t="0" r="0" b="4445"/>
              <wp:wrapNone/>
              <wp:docPr id="28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6140" cy="205105"/>
                        <a:chOff x="10571" y="15781"/>
                        <a:chExt cx="1364" cy="323"/>
                      </a:xfrm>
                    </wpg:grpSpPr>
                    <wps:wsp>
                      <wps:cNvPr id="29" name="Rectangle 38"/>
                      <wps:cNvSpPr>
                        <a:spLocks noChangeArrowheads="1"/>
                      </wps:cNvSpPr>
                      <wps:spPr bwMode="auto">
                        <a:xfrm>
                          <a:off x="10571" y="15821"/>
                          <a:ext cx="1364" cy="283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  <wps:wsp>
                      <wps:cNvPr id="30" name="Rectangle 39"/>
                      <wps:cNvSpPr>
                        <a:spLocks noChangeArrowheads="1"/>
                      </wps:cNvSpPr>
                      <wps:spPr bwMode="auto">
                        <a:xfrm>
                          <a:off x="10571" y="15781"/>
                          <a:ext cx="1364" cy="283"/>
                        </a:xfrm>
                        <a:prstGeom prst="rect">
                          <a:avLst/>
                        </a:prstGeom>
                        <a:solidFill>
                          <a:srgbClr val="3186C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37" o:spid="_x0000_s1026" o:spt="203" style="position:absolute;left:0pt;margin-left:-43.4pt;margin-top:21.6pt;height:16.15pt;width:68.2pt;z-index:251661312;mso-width-relative:page;mso-height-relative:page;" coordorigin="10571,15781" coordsize="1364,323" o:gfxdata="UEsDBAoAAAAAAIdO4kAAAAAAAAAAAAAAAAAEAAAAZHJzL1BLAwQUAAAACACHTuJAsdbVuNoAAAAI&#10;AQAADwAAAGRycy9kb3ducmV2LnhtbE2PQWvCQBSE74X+h+UVetNN1KSaZiNF2p6kUC0Ub8/sMwlm&#10;34bsmui/7/bUHocZZr7J11fTioF611hWEE8jEMSl1Q1XCr72b5MlCOeRNbaWScGNHKyL+7scM21H&#10;/qRh5ysRSthlqKD2vsukdGVNBt3UdsTBO9neoA+yr6TucQzlppWzKEqlwYbDQo0dbWoqz7uLUfA+&#10;4vgyj1+H7fm0uR32ycf3NialHh/i6BmEp6v/C8MvfkCHIjAd7YW1E62CyTIN6F7BYj4DEQKLVQri&#10;qOApSUAWufx/oPgBUEsDBBQAAAAIAIdO4kD1QK7YpAIAAK0HAAAOAAAAZHJzL2Uyb0RvYy54bWzd&#10;lduO2yAQhu8r9R0Q913Hdg7eaJ3VKtusKvWw6rYPQDA+qDbQgcTZPn0HcLJuerNq1VZqLhxgYJj/&#10;Ywaurg9dS/YCTKNkTuOLCSVCclU0ssrp50+bVxklxjJZsFZJkdNHYej16uWLq14vRaJq1RYCCDqR&#10;ZtnrnNbW6mUUGV6LjpkLpYVEY6mgYxa7UEUFsB69d22UTCbzqFdQaFBcGIOjt8FIB4/wHIeqLBsu&#10;bhXfdULa4BVEyyxKMnWjDV35aMtScPuhLI2wpM0pKrX+i5tge+u+0eqKLStgum74EAJ7TghnmjrW&#10;SNz05OqWWUZ20Pzkqms4KKNKe8FVFwUhngiqiCdnbO5A7bTXUi37Sp+g40GdUf9lt/z9/h5IU+Q0&#10;wXOXrMMT99uSdOHg9Lpa4pw70A/6HoaBKvSc3kMJnftHJeTgsT6esIqDJRwHs/k8niJwjqZkMosn&#10;s4Cd13g2bhWOLGJK0BzPFll8tL4e1sfpfBpWp0nqjNFx38iFd4qm15iR5gmT+T1MDzXTwtM3DsER&#10;0+UR00dMLiarVpA0c1G57XGe4+SIGP1W8S+GSLWucZq4AVB9LViBYXmJGPxogesYXEq2/TtV4Cmw&#10;nVU+pc4Qj2FlyQDriPoJVZL9iIotNRh7J1RHXCOngOF7/2z/1thA9TjFx6/aptg0bes7UG3XLZA9&#10;wzrabCb4Gw7CjKe10k2Wyi0LHt2IF+q0BUZbVTyiTlChGPEqwkat4BslPRZiTs3XHQNBSftGIqvL&#10;eOqSx/rOdLZIsANjy3ZsYZKjq5xaSkJzbUO17zQ0VY07xV600TfId9N44Y59iGoIFrMoxPrH0ylF&#10;NaHqRul0+Y/S6VR7fzWd0jibr/2VgHX9/6aTv6vwFvfX1/DiuGdi3Pfp9/TKrr4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sdbVuNoAAAAIAQAADwAAAAAAAAABACAAAAAiAAAAZHJzL2Rvd25yZXYu&#10;eG1sUEsBAhQAFAAAAAgAh07iQPVArtikAgAArQcAAA4AAAAAAAAAAQAgAAAAKQEAAGRycy9lMm9E&#10;b2MueG1sUEsFBgAAAAAGAAYAWQEAAD8GAAAAAA==&#10;">
              <o:lock v:ext="edit" aspectratio="f"/>
              <v:rect id="Rectangle 38" o:spid="_x0000_s1026" o:spt="1" style="position:absolute;left:10571;top:15821;height:283;width:1364;" fillcolor="#FF0000" filled="t" stroked="f" coordsize="21600,21600" o:gfxdata="UEsDBAoAAAAAAIdO4kAAAAAAAAAAAAAAAAAEAAAAZHJzL1BLAwQUAAAACACHTuJAwXbtHr0AAADb&#10;AAAADwAAAGRycy9kb3ducmV2LnhtbEWPQWsCMRSE7wX/Q3iCt5roQXQ1ehAFpQepVfH42Dx3Fzcv&#10;S5K66q9vBKHHYWa+YWaLu63FjXyoHGsY9BUI4tyZigsNh5/15xhEiMgGa8ek4UEBFvPOxwwz41r+&#10;pts+FiJBOGSooYyxyaQMeUkWQ981xMm7OG8xJukLaTy2CW5rOVRqJC1WnBZKbGhZUn7d/1oNq6/2&#10;tLJ+6Y9qu8snu+N5/NxutO51B2oKItI9/off7Y3RMJzA60v6AXL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du0evQAA&#10;ANsAAAAPAAAAAAAAAAEAIAAAACIAAABkcnMvZG93bnJldi54bWxQSwECFAAUAAAACACHTuJAMy8F&#10;njsAAAA5AAAAEAAAAAAAAAABACAAAAAMAQAAZHJzL3NoYXBleG1sLnhtbFBLBQYAAAAABgAGAFsB&#10;AAC2Aw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  <v:rect id="Rectangle 39" o:spid="_x0000_s1026" o:spt="1" style="position:absolute;left:10571;top:15781;height:283;width:1364;" fillcolor="#3186C5" filled="t" stroked="f" coordsize="21600,21600" o:gfxdata="UEsDBAoAAAAAAIdO4kAAAAAAAAAAAAAAAAAEAAAAZHJzL1BLAwQUAAAACACHTuJAD/d597sAAADb&#10;AAAADwAAAGRycy9kb3ducmV2LnhtbEVPu2rDMBTdC/0HcQvZailJSYobxdDQhCwd4gS348W6tYyt&#10;K2Opefx9NRQyHs57VVxdL840htazhmmmQBDX3rTcaDgdt8+vIEJENth7Jg03ClCsHx9WmBt/4QOd&#10;y9iIFMIhRw02xiGXMtSWHIbMD8SJ+/Gjw5jg2Egz4iWFu17OlFpIhy2nBosDbSzVXfnrNBg7s5+b&#10;yn9/vQzvbKqdWh4+Oq0nT1P1BiLSNd7F/+690TBP69OX9APk+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/d597sAAADb&#10;AAAADwAAAAAAAAABACAAAAAiAAAAZHJzL2Rvd25yZXYueG1sUEsBAhQAFAAAAAgAh07iQDMvBZ47&#10;AAAAOQAAABAAAAAAAAAAAQAgAAAACgEAAGRycy9zaGFwZXhtbC54bWxQSwUGAAAAAAYABgBbAQAA&#10;tAM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1F483A">
    <w:r>
      <w:drawing>
        <wp:anchor distT="0" distB="0" distL="114300" distR="114300" simplePos="0" relativeHeight="251670528" behindDoc="0" locked="0" layoutInCell="1" allowOverlap="1">
          <wp:simplePos x="0" y="0"/>
          <wp:positionH relativeFrom="column">
            <wp:posOffset>51435</wp:posOffset>
          </wp:positionH>
          <wp:positionV relativeFrom="paragraph">
            <wp:posOffset>-244475</wp:posOffset>
          </wp:positionV>
          <wp:extent cx="857250" cy="474980"/>
          <wp:effectExtent l="0" t="0" r="0" b="0"/>
          <wp:wrapNone/>
          <wp:docPr id="3" name="图片 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Logo"/>
                  <pic:cNvPicPr>
                    <a:picLocks noChangeAspect="1"/>
                  </pic:cNvPicPr>
                </pic:nvPicPr>
                <pic:blipFill>
                  <a:blip r:embed="rId1"/>
                  <a:srcRect t="26733" b="17867"/>
                  <a:stretch>
                    <a:fillRect/>
                  </a:stretch>
                </pic:blipFill>
                <pic:spPr>
                  <a:xfrm>
                    <a:off x="0" y="0"/>
                    <a:ext cx="857250" cy="4749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g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margin">
                <wp:posOffset>-635</wp:posOffset>
              </wp:positionH>
              <wp:positionV relativeFrom="paragraph">
                <wp:posOffset>-291465</wp:posOffset>
              </wp:positionV>
              <wp:extent cx="6481445" cy="539750"/>
              <wp:effectExtent l="0" t="0" r="0" b="0"/>
              <wp:wrapNone/>
              <wp:docPr id="53" name="组合 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81445" cy="539750"/>
                        <a:chOff x="1125" y="8277"/>
                        <a:chExt cx="10207" cy="850"/>
                      </a:xfrm>
                    </wpg:grpSpPr>
                    <wps:wsp>
                      <wps:cNvPr id="54" name="Rectangle 27"/>
                      <wps:cNvSpPr>
                        <a:spLocks noChangeArrowheads="1"/>
                      </wps:cNvSpPr>
                      <wps:spPr bwMode="auto">
                        <a:xfrm>
                          <a:off x="1125" y="8277"/>
                          <a:ext cx="8340" cy="850"/>
                        </a:xfrm>
                        <a:prstGeom prst="rect">
                          <a:avLst/>
                        </a:prstGeom>
                        <a:solidFill>
                          <a:srgbClr val="53BDD5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  <wps:wsp>
                      <wps:cNvPr id="55" name="Rectangle 26"/>
                      <wps:cNvSpPr>
                        <a:spLocks noChangeArrowheads="1"/>
                      </wps:cNvSpPr>
                      <wps:spPr bwMode="auto">
                        <a:xfrm>
                          <a:off x="9045" y="8277"/>
                          <a:ext cx="2287" cy="850"/>
                        </a:xfrm>
                        <a:prstGeom prst="rect">
                          <a:avLst/>
                        </a:prstGeom>
                        <a:solidFill>
                          <a:srgbClr val="187080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  <wps:wsp>
                      <wps:cNvPr id="5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9062" y="8370"/>
                          <a:ext cx="2216" cy="6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BFBBCD2">
                            <w:pPr>
                              <w:jc w:val="center"/>
                              <w:rPr>
                                <w:rFonts w:eastAsia="黑体" w:asciiTheme="minorHAnsi" w:hAnsiTheme="minorHAnsi" w:cstheme="minorHAnsi"/>
                                <w:color w:val="FFFFFF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eastAsia="黑体" w:asciiTheme="minorHAnsi" w:hAnsiTheme="minorHAnsi" w:cstheme="minorHAnsi"/>
                                <w:color w:val="FFFFFF"/>
                                <w:sz w:val="40"/>
                                <w:szCs w:val="40"/>
                              </w:rPr>
                              <w:t>DATASHEET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0.05pt;margin-top:-22.95pt;height:42.5pt;width:510.35pt;mso-position-horizontal-relative:margin;z-index:251669504;mso-width-relative:page;mso-height-relative:page;" coordorigin="1125,8277" coordsize="10207,850" o:gfxdata="UEsDBAoAAAAAAIdO4kAAAAAAAAAAAAAAAAAEAAAAZHJzL1BLAwQUAAAACACHTuJAt01fRdkAAAAJ&#10;AQAADwAAAGRycy9kb3ducmV2LnhtbE2PQWvCQBCF74X+h2UKvenuapUas5EibU9SqBaKtzEZk2B2&#10;NmTXRP9911M9PYb3eO+bdHWxjeip87VjA3qsQBDnrqi5NPCz+xi9gvABucDGMRm4kodV9viQYlK4&#10;gb+p34ZSxBL2CRqoQmgTKX1ekUU/di1x9I6usxji2ZWy6HCI5baRE6Xm0mLNcaHCltYV5aft2Rr4&#10;HHB4m+r3fnM6rq/73ezrd6PJmOcnrZYgAl3Cfxhu+BEdssh0cGcuvGgMjHQMRnmZLUDcfDVRcxAH&#10;A9OFBpml8v6D7A9QSwMEFAAAAAgAh07iQJ8P2PAqAwAA/QkAAA4AAABkcnMvZTJvRG9jLnhtbO1W&#10;yW4UMRC9I/EPlu+kl9lb6YmSDImQAkQkfIDH7V5Et21sz/SEMweO/A/fg/gNyu5lhoGgLAonLt0u&#10;L+Wq51fPPjzaVCVaM6ULwWMcHPgYMU5FUvAsxu+vz15MMdKG8ISUgrMY3zCNj+bPnx3WMmKhyEWZ&#10;MIXACddRLWOcGyMjz9M0ZxXRB0IyDoOpUBUxYKrMSxSpwXtVeqHvj71aqEQqQZnW0LtoBnHrUd3F&#10;oUjTgrKFoKuKcdN4VawkBlLSeSE1nrto05RR8zZNNTOojDFkatwXNoH20n69+SGJMkVkXtA2BHKX&#10;EPZyqkjBYdPe1YIYglaq+M1VVVAltEjNARWV1yTiEIEsAn8Pm3MlVtLlkkV1JnvQ4aD2UH+wW/pm&#10;falQkcR4NMCIkwpO/Me3z9+/fkHQAejUMotg0rmSV/JStR1ZY9mEN6mq7B9SQRuH602PK9sYRKFz&#10;PJwGw+EIIwpjo8FsMmqBpzmcjl0WBCEMw+g0nEyaQ6H5y3Z54If+pFk8bVZ63b6eDa+PppZASb3F&#10;ST8Op6ucSObg1xaCDqdhh9M7YBfhWclQ6GK228M8i5NFRMsLQT9oxMVpDtPYsVKizhlJIKzA5gjB&#10;7yywhoalaFm/FgkcA1kZ4Ti1B/EfsOqAng6GQGyL8j5QJJJKm3MmKmQbMVYQvPNO1hfa2Gi2U1z0&#10;oiySs6IsnaGy5Wmp0JpAGY0GJ4vFyCUASe5OK7mdzIVd1nhsepgrxHabLk9LLR0tRXIDOSvRVCbo&#10;EjRyoT5hVENVxlh/XBHFMCpfccBtBjyyZeyM4WgSgqF2R5a7I4RTcBVjg1HTPDVN6a+kKrIcdgoc&#10;BFoeA9ZnhYNhG1V7QsCoJtanpxbUQFOCO9QaW6RtUP+AWjPfVukvZdhRKwynt9TgljePplYwnfhT&#10;pw3Axv/U6u7Ue6n7Lao17qh1bU/0RGyQK+EdYiGzge5tTTyNes38cdhQbDBpb4EtxQKI0qrXeOzu&#10;nl7m702xXoNI9ABRMpvlpi26e+pTr029LkGj0SRodHpEjeqMWxSJC6tI6d8UyV198Cpwyt2+YOyz&#10;Y9d2CrZ9tc1/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wFAABbQ29udGVudF9UeXBlc10ueG1sUEsBAhQACgAAAAAAh07iQAAAAAAAAAAAAAAA&#10;AAYAAAAAAAAAAAAQAAAAfgQAAF9yZWxzL1BLAQIUABQAAAAIAIdO4kCKFGY80QAAAJQBAAALAAAA&#10;AAAAAAEAIAAAAKIEAABfcmVscy8ucmVsc1BLAQIUAAoAAAAAAIdO4kAAAAAAAAAAAAAAAAAEAAAA&#10;AAAAAAAAEAAAAAAAAABkcnMvUEsBAhQAFAAAAAgAh07iQLdNX0XZAAAACQEAAA8AAAAAAAAAAQAg&#10;AAAAIgAAAGRycy9kb3ducmV2LnhtbFBLAQIUABQAAAAIAIdO4kCfD9jwKgMAAP0JAAAOAAAAAAAA&#10;AAEAIAAAACgBAABkcnMvZTJvRG9jLnhtbFBLBQYAAAAABgAGAFkBAADEBgAAAAA=&#10;">
              <o:lock v:ext="edit" aspectratio="f"/>
              <v:rect id="Rectangle 27" o:spid="_x0000_s1026" o:spt="1" style="position:absolute;left:1125;top:8277;height:850;width:8340;" fillcolor="#53BDD5" filled="t" stroked="f" coordsize="21600,21600" o:gfxdata="UEsDBAoAAAAAAIdO4kAAAAAAAAAAAAAAAAAEAAAAZHJzL1BLAwQUAAAACACHTuJAH9uk87wAAADb&#10;AAAADwAAAGRycy9kb3ducmV2LnhtbEWPQYvCMBSE74L/IbwFb5oqrivdpoKisIe9aHvx9mieTdnm&#10;pTTR6r83C4LHYWa+YbLN3bbiRr1vHCuYzxIQxJXTDdcKyuIwXYPwAVlj65gUPMjDJh+PMky1G/hI&#10;t1OoRYSwT1GBCaFLpfSVIYt+5jri6F1cbzFE2ddS9zhEuG3lIklW0mLDccFgRztD1d/pahUsSvrd&#10;HvfD+myKR23Lc3n5Wu2VmnzMk28Qge7hHX61f7SCzyX8f4k/QOZ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/bpPO8AAAA&#10;2wAAAA8AAAAAAAAAAQAgAAAAIgAAAGRycy9kb3ducmV2LnhtbFBLAQIUABQAAAAIAIdO4kAzLwWe&#10;OwAAADkAAAAQAAAAAAAAAAEAIAAAAAsBAABkcnMvc2hhcGV4bWwueG1sUEsFBgAAAAAGAAYAWwEA&#10;ALUD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  <v:rect id="Rectangle 26" o:spid="_x0000_s1026" o:spt="1" style="position:absolute;left:9045;top:8277;height:850;width:2287;" fillcolor="#187080" filled="t" stroked="f" coordsize="21600,21600" o:gfxdata="UEsDBAoAAAAAAIdO4kAAAAAAAAAAAAAAAAAEAAAAZHJzL1BLAwQUAAAACACHTuJA/4aJsboAAADb&#10;AAAADwAAAGRycy9kb3ducmV2LnhtbEWPS6vCMBCF9xf8D2EEd9dERZFqFBQERUF8gNuhGdtqMylN&#10;fP17IwguD+fxccbTpy3FnWpfONbQaSsQxKkzBWcajofF/xCED8gGS8ek4UUeppPG3xgT4x68o/s+&#10;ZCKOsE9QQx5ClUjp05ws+rariKN3drXFEGWdSVPjI47bUnaVGkiLBUdCjhXNc0qv+5uNkN5Mrt3m&#10;cvbVabXadtPrfDNTWreaHTUCEegZfuFve2k09Pvw+RJ/gJy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homxugAAANsA&#10;AAAPAAAAAAAAAAEAIAAAACIAAABkcnMvZG93bnJldi54bWxQSwECFAAUAAAACACHTuJAMy8FnjsA&#10;AAA5AAAAEAAAAAAAAAABACAAAAAJAQAAZHJzL3NoYXBleG1sLnhtbFBLBQYAAAAABgAGAFsBAACz&#10;Aw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  <v:shape id="Text Box 5" o:spid="_x0000_s1026" o:spt="202" type="#_x0000_t202" style="position:absolute;left:9062;top:8370;height:663;width:2216;v-text-anchor:middle;" filled="f" stroked="f" coordsize="21600,21600" o:gfxdata="UEsDBAoAAAAAAIdO4kAAAAAAAAAAAAAAAAAEAAAAZHJzL1BLAwQUAAAACACHTuJAQSoq+bkAAADb&#10;AAAADwAAAGRycy9kb3ducmV2LnhtbEWPywrCMBRE94L/EK7gRjRVUKQaxQc+Ni6qfsClubbF5qY0&#10;8fn1RhBcDjNzhpnOn6YUd6pdYVlBvxeBIE6tLjhTcD5tumMQziNrLC2Tghc5mM+ajSnG2j44ofvR&#10;ZyJA2MWoIPe+iqV0aU4GXc9WxMG72NqgD7LOpK7xEeCmlIMoGkmDBYeFHCta5ZRejzejgBaJfR+u&#10;bmuS5Xq1vRRMHblTqt3qRxMQnp7+H/6191rBcATfL+EHyNk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EqKvm5AAAA2w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BFBBCD2">
                      <w:pPr>
                        <w:jc w:val="center"/>
                        <w:rPr>
                          <w:rFonts w:eastAsia="黑体" w:asciiTheme="minorHAnsi" w:hAnsiTheme="minorHAnsi" w:cstheme="minorHAnsi"/>
                          <w:color w:val="FFFFFF"/>
                          <w:sz w:val="40"/>
                          <w:szCs w:val="40"/>
                        </w:rPr>
                      </w:pPr>
                      <w:r>
                        <w:rPr>
                          <w:rFonts w:eastAsia="黑体" w:asciiTheme="minorHAnsi" w:hAnsiTheme="minorHAnsi" w:cstheme="minorHAnsi"/>
                          <w:color w:val="FFFFFF"/>
                          <w:sz w:val="40"/>
                          <w:szCs w:val="40"/>
                        </w:rPr>
                        <w:t>DATASHEET</w:t>
                      </w:r>
                    </w:p>
                  </w:txbxContent>
                </v:textbox>
              </v:shape>
            </v:group>
          </w:pict>
        </mc:Fallback>
      </mc:AlternateContent>
    </w:r>
    <w:ins w:id="0" w:author="g00475" w:date="2015-09-07T19:07:00Z">
      <w:r>
        <w:rPr/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120015</wp:posOffset>
            </wp:positionH>
            <wp:positionV relativeFrom="paragraph">
              <wp:posOffset>-269875</wp:posOffset>
            </wp:positionV>
            <wp:extent cx="641350" cy="320040"/>
            <wp:effectExtent l="0" t="0" r="6350" b="3810"/>
            <wp:wrapNone/>
            <wp:docPr id="102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图片 4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1350" cy="320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ins>
    <w: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column">
                <wp:posOffset>5104130</wp:posOffset>
              </wp:positionH>
              <wp:positionV relativeFrom="paragraph">
                <wp:posOffset>-307340</wp:posOffset>
              </wp:positionV>
              <wp:extent cx="1540510" cy="453390"/>
              <wp:effectExtent l="0" t="0" r="3810" b="0"/>
              <wp:wrapNone/>
              <wp:docPr id="7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0510" cy="453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87AA90">
                          <w:pPr>
                            <w:rPr>
                              <w:rFonts w:eastAsia="黑体" w:cs="Calibri"/>
                              <w:color w:val="FFFFFF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eastAsia="黑体" w:cs="Calibri"/>
                              <w:color w:val="FFFFFF"/>
                              <w:sz w:val="40"/>
                              <w:szCs w:val="40"/>
                            </w:rPr>
                            <w:t>DATASHEET</w:t>
                          </w:r>
                        </w:p>
                      </w:txbxContent>
                    </wps:txbx>
                    <wps:bodyPr rot="0" vert="horz" wrap="square" lIns="91440" tIns="35941" rIns="91440" bIns="35941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 Box 5" o:spid="_x0000_s1026" o:spt="1" style="position:absolute;left:0pt;margin-left:401.9pt;margin-top:-24.2pt;height:35.7pt;width:121.3pt;z-index:251667456;mso-width-relative:page;mso-height-relative:page;" filled="f" stroked="f" coordsize="21600,21600" o:gfxdata="UEsDBAoAAAAAAIdO4kAAAAAAAAAAAAAAAAAEAAAAZHJzL1BLAwQUAAAACACHTuJA3ZHhWtoAAAAL&#10;AQAADwAAAGRycy9kb3ducmV2LnhtbE2PzWrDMBCE74W+g9hCLyWR4hhjXK9DKPiUS5KG0OPGUmxT&#10;a2Us5advX+XU3nbYYeabcnW3g7iayfeOERZzBcJw43TPLcLhs57lIHwg1jQ4Ngg/xsOqen4qqdDu&#10;xjtz3YdWxBD2BSF0IYyFlL7pjCU/d6Ph+Du7yVKIcmqlnugWw+0gE6Uyaann2NDRaD4603zvLxZh&#10;/barO3mgbbI5NuPXpl6fj9kW8fVlod5BBHMPf2Z44Ed0qCLTyV1YezEg5GoZ0QPCLM1TEA+HSrN4&#10;nRCSpQJZlfL/huoXUEsDBBQAAAAIAIdO4kCbJC9xAwIAAAoEAAAOAAAAZHJzL2Uyb0RvYy54bWyt&#10;U8Fu2zAMvQ/YPwi6L46bZFuMOEXXoMOAbivQ7gMYWY6F2aJGKbG7rx8lp1naXXrYRZBE6vG9R2p1&#10;OXStOGjyBm0p88lUCm0VVsbuSvnj4ebdRyl8AFtBi1aX8lF7ebl++2bVu0JfYINtpUkwiPVF70rZ&#10;hOCKLPOq0R34CTptOVgjdRD4SLusIugZvWuzi+n0fdYjVY5Qae/5djMG5RGRXgOIdW2U3qDad9qG&#10;EZV0C4El+cY4L9eJbV1rFb7XtddBtKVkpSGtXIT327hm6xUUOwLXGHWkAK+h8EJTB8Zy0RPUBgKI&#10;PZl/oDqjCD3WYaKwy0YhyRFWkU9feHPfgNNJC1vt3cl0//9g1bfDHQlTlfKDFBY6bviDHoL4hINY&#10;RHd65wtOund3FPV5d4vqpxcWrxuwO31FhH2joWJOeczPnj2IB89Pxbb/ihWDwz5gMmqoqYuAbIEY&#10;Uj8eT/2IBBRf5ov5dJFzqxTH5ovZbJkalkHx9NqRD581diJuSknc74QOh1sfIhsonlJiMYs3pm1T&#10;z1v77IIT401iHwmPwsOwHY4ebLF6ZB2E4wjxB+JNg/Rbip7Hp5T+1x5IS9F+sezFMp/P47ylw2yx&#10;nOdS0Hlkex4BqxiqlEGKcXsdxhndOzK7hivlSZbFK/avNkla9HZkdeTNI5IUH8c5zuD5OWX9/cLr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N2R4VraAAAACwEAAA8AAAAAAAAAAQAgAAAAIgAAAGRy&#10;cy9kb3ducmV2LnhtbFBLAQIUABQAAAAIAIdO4kCbJC9xAwIAAAoEAAAOAAAAAAAAAAEAIAAAACkB&#10;AABkcnMvZTJvRG9jLnhtbFBLBQYAAAAABgAGAFkBAACeBQAAAAA=&#10;">
              <v:fill on="f" focussize="0,0"/>
              <v:stroke on="f"/>
              <v:imagedata o:title=""/>
              <o:lock v:ext="edit" aspectratio="f"/>
              <v:textbox inset="2.54mm,0.998361111111111mm,2.54mm,0.998361111111111mm">
                <w:txbxContent>
                  <w:p w14:paraId="6387AA90">
                    <w:pPr>
                      <w:rPr>
                        <w:rFonts w:eastAsia="黑体" w:cs="Calibri"/>
                        <w:color w:val="FFFFFF"/>
                        <w:sz w:val="40"/>
                        <w:szCs w:val="40"/>
                      </w:rPr>
                    </w:pPr>
                    <w:r>
                      <w:rPr>
                        <w:rFonts w:eastAsia="黑体" w:cs="Calibri"/>
                        <w:color w:val="FFFFFF"/>
                        <w:sz w:val="40"/>
                        <w:szCs w:val="40"/>
                      </w:rPr>
                      <w:t>DATASHEET</w:t>
                    </w: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6E5A68">
    <w:r>
      <w:drawing>
        <wp:anchor distT="0" distB="0" distL="114300" distR="114300" simplePos="0" relativeHeight="251666432" behindDoc="0" locked="0" layoutInCell="1" allowOverlap="1">
          <wp:simplePos x="0" y="0"/>
          <wp:positionH relativeFrom="column">
            <wp:posOffset>110490</wp:posOffset>
          </wp:positionH>
          <wp:positionV relativeFrom="paragraph">
            <wp:posOffset>-269875</wp:posOffset>
          </wp:positionV>
          <wp:extent cx="641350" cy="320040"/>
          <wp:effectExtent l="0" t="0" r="6350" b="3810"/>
          <wp:wrapNone/>
          <wp:docPr id="17" name="图片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图片 17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350" cy="320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column">
                <wp:posOffset>5104130</wp:posOffset>
              </wp:positionH>
              <wp:positionV relativeFrom="paragraph">
                <wp:posOffset>-307340</wp:posOffset>
              </wp:positionV>
              <wp:extent cx="1540510" cy="453390"/>
              <wp:effectExtent l="0" t="0" r="0" b="3810"/>
              <wp:wrapNone/>
              <wp:docPr id="13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0510" cy="453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D07CAA">
                          <w:pPr>
                            <w:rPr>
                              <w:rFonts w:eastAsia="黑体" w:asciiTheme="minorHAnsi" w:hAnsiTheme="minorHAnsi" w:cstheme="minorHAnsi"/>
                              <w:color w:val="FFFFFF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hint="eastAsia" w:eastAsia="黑体" w:asciiTheme="minorHAnsi" w:hAnsiTheme="minorHAnsi" w:cstheme="minorHAnsi"/>
                              <w:color w:val="FFFFFF"/>
                              <w:sz w:val="40"/>
                              <w:szCs w:val="40"/>
                            </w:rPr>
                            <w:t>产品彩页</w:t>
                          </w:r>
                        </w:p>
                      </w:txbxContent>
                    </wps:txbx>
                    <wps:bodyPr rot="0" vert="horz" wrap="square" lIns="91440" tIns="36000" rIns="91440" bIns="360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401.9pt;margin-top:-24.2pt;height:35.7pt;width:121.3pt;z-index:251665408;mso-width-relative:page;mso-height-relative:page;" filled="f" stroked="f" coordsize="21600,21600" o:gfxdata="UEsDBAoAAAAAAIdO4kAAAAAAAAAAAAAAAAAEAAAAZHJzL1BLAwQUAAAACACHTuJAiKnmtdkAAAAL&#10;AQAADwAAAGRycy9kb3ducmV2LnhtbE2PzW7CMBCE75X6DtZW6g1sIEUhzYZDpUocOJSfBzDxNo4a&#10;r9PYQMrT15za2452NPNNuR5dJy40hNYzwmyqQBDX3rTcIBwP75McRIiaje48E8IPBVhXjw+lLoy/&#10;8o4u+9iIFMKh0Ag2xr6QMtSWnA5T3xOn36cfnI5JDo00g76mcNfJuVJL6XTLqcHqnt4s1V/7s0PY&#10;bD82o639kVbZ985af9Px5YD4/DRTryAijfHPDHf8hA5VYjr5M5sgOoRcLRJ6RJhkeQbi7lDZMl0n&#10;hPlCgaxK+X9D9QtQSwMEFAAAAAgAh07iQIaUD78GAgAAFQQAAA4AAABkcnMvZTJvRG9jLnhtbK1T&#10;TW/bMAy9D9h/EHRf7DRJsRpxiq5BhwHdB9D2BzCyHAuzRY1SYme/fpScZll76WEXQRKpx/ceqeX1&#10;0LVir8kbtKWcTnIptFVYGbst5dPj3YePUvgAtoIWrS7lQXt5vXr/btm7Ql9gg22lSTCI9UXvStmE&#10;4Ios86rRHfgJOm05WCN1EPhI26wi6Bm9a7OLPL/MeqTKESrtPd+ux6A8ItJbALGujdJrVLtO2zCi&#10;km4hsCTfGOflKrGta63C97r2Ooi2lKw0pJWL8H4T12y1hGJL4BqjjhTgLRReaOrAWC56glpDALEj&#10;8wqqM4rQYx0mCrtsFJIcYRXT/IU3Dw04nbSw1d6dTPf/D1Z92/8gYSqehJkUFjru+KMegviEg1hE&#10;e3rnC856cJwXBr7m1CTVu3tUP72weNuA3eobIuwbDRXTm8aX2dnTEcdHkE3/FSsuA7uACWioqYve&#10;sRuC0bk1h1NrIhUVSy7m+WLKIcWx+WI2u0q9y6B4fu3Ih88aOxE3pSRufUKH/b0PkQ0UzymxmMU7&#10;07ap/a3954IT401iHwmP1MOwGY5ubLA6sA7CcZr4L/GmQfotRc+TVEr/awekpWi/WPbiajqfx9FL&#10;h9llnvOBziOb8whYxVClDFKM29swjuvOkdk2XGl03+IN+1ebJC0aPbI68uZpSYqPkx3H8fycsv7+&#10;5t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iKnmtdkAAAALAQAADwAAAAAAAAABACAAAAAiAAAA&#10;ZHJzL2Rvd25yZXYueG1sUEsBAhQAFAAAAAgAh07iQIaUD78GAgAAFQQAAA4AAAAAAAAAAQAgAAAA&#10;KAEAAGRycy9lMm9Eb2MueG1sUEsFBgAAAAAGAAYAWQEAAKAFAAAAAA==&#10;">
              <v:fill on="f" focussize="0,0"/>
              <v:stroke on="f"/>
              <v:imagedata o:title=""/>
              <o:lock v:ext="edit" aspectratio="f"/>
              <v:textbox inset="2.54mm,1mm,2.54mm,1mm">
                <w:txbxContent>
                  <w:p w14:paraId="53D07CAA">
                    <w:pPr>
                      <w:rPr>
                        <w:rFonts w:eastAsia="黑体" w:asciiTheme="minorHAnsi" w:hAnsiTheme="minorHAnsi" w:cstheme="minorHAnsi"/>
                        <w:color w:val="FFFFFF"/>
                        <w:sz w:val="40"/>
                        <w:szCs w:val="40"/>
                      </w:rPr>
                    </w:pPr>
                    <w:r>
                      <w:rPr>
                        <w:rFonts w:hint="eastAsia" w:eastAsia="黑体" w:asciiTheme="minorHAnsi" w:hAnsiTheme="minorHAnsi" w:cstheme="minorHAnsi"/>
                        <w:color w:val="FFFFFF"/>
                        <w:sz w:val="40"/>
                        <w:szCs w:val="40"/>
                      </w:rPr>
                      <w:t>产品彩页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5047615</wp:posOffset>
              </wp:positionH>
              <wp:positionV relativeFrom="paragraph">
                <wp:posOffset>-377190</wp:posOffset>
              </wp:positionV>
              <wp:extent cx="1440180" cy="539750"/>
              <wp:effectExtent l="0" t="0" r="7620" b="0"/>
              <wp:wrapNone/>
              <wp:docPr id="14" name="Rectangle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40180" cy="539750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1EB8CE"/>
                          </a:gs>
                          <a:gs pos="100000">
                            <a:srgbClr val="1897C5"/>
                          </a:gs>
                        </a:gsLst>
                        <a:lin ang="0" scaled="1"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Rectangle 26" o:spid="_x0000_s1026" o:spt="1" style="position:absolute;left:0pt;margin-left:397.45pt;margin-top:-29.7pt;height:42.5pt;width:113.4pt;z-index:251663360;mso-width-relative:page;mso-height-relative:page;" fillcolor="#1EB8CE" filled="t" stroked="f" coordsize="21600,21600" o:gfxdata="UEsDBAoAAAAAAIdO4kAAAAAAAAAAAAAAAAAEAAAAZHJzL1BLAwQUAAAACACHTuJAriCaGdoAAAAL&#10;AQAADwAAAGRycy9kb3ducmV2LnhtbE2Py07DMBBF90j8gzVI7Fo7UR8kxKlEpao7pLYgxG4aT5OI&#10;eBxitw1/j7uC5ege3XumWI22ExcafOtYQzJVIIgrZ1quNbwdNpMnED4gG+wck4Yf8rAq7+8KzI27&#10;8o4u+1CLWMI+Rw1NCH0upa8asuinrieO2ckNFkM8h1qaAa+x3HYyVWohLbYcFxrsad1Q9bU/2zjy&#10;8i23rx8G6fS53qU+6bbv40brx4dEPYMINIY/GG76UR3K6HR0ZzZedBqW2SyLqIbJPJuBuBEqTZYg&#10;jhrS+QJkWcj/P5S/UEsDBBQAAAAIAIdO4kDwAE+OTwIAALAEAAAOAAAAZHJzL2Uyb0RvYy54bWyt&#10;VFtv0zAUfkfiP1h+Z0lKu7XR0ml0G0IaMDEQz67jJBaObc5xm26/nmOnHWXwsAf6EPlyzufvYvf8&#10;YtcbtlWA2tmKFyc5Z8pKV2vbVvzb15s3c84wCFsL46yq+INCfrF8/ep88KWauM6ZWgEjEIvl4Cve&#10;heDLLEPZqV7gifPK0mbjoBeBptBmNYiB0HuTTfL8NBsc1B6cVIi0ejVu8j0ivATQNY2W6srJTa9s&#10;GFFBGRFIEnbaI18mtk2jZPjcNKgCMxUnpSF96RAar+M3W56LsgXhOy33FMRLKDzT1Att6dAnqCsR&#10;BNuA/guq1xIcuiacSNdno5DkCKko8mfe3HfCq6SFrEb/ZDr+P1j5aXsHTNd0E6acWdFT4l/INWFb&#10;o9jkNBo0eCyp7t7fQZSI/tbJH8isW3VUpi4B3NApUROtItZnfzTECVIrWw8fXU3wYhNc8mrXQB8B&#10;yQW2S5E8PEWidoFJWiym07yYU1qS9mZvF2ezlFkmykO3BwzvletZHFQciHxCF9tbDJGNKA8l+4Dq&#10;G20MAxe+69AljyPxtInUMw6Yd6QnT8sI7XplgG0F3aLi+t18dZ10Utx4XF3k8fePlvnibDU7aiFO&#10;7eEooy0jG5N+lMKomMWhFkQiGw8xNn6ti+RHWXEleR3tHWNau/qBrCZtCY+eOQ06B4+cDXTJK44/&#10;NwIUZ+aDJXmLaC+9ijSZzs4mNIHjnfXxjrCSoCoeOBGOw1UYX9LGg247Oml0Ef0lRXyjk/sx/pHV&#10;nixd5BTK/tHFl3I8T1W//2iWv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uIJoZ2gAAAAsBAAAP&#10;AAAAAAAAAAEAIAAAACIAAABkcnMvZG93bnJldi54bWxQSwECFAAUAAAACACHTuJA8ABPjk8CAACw&#10;BAAADgAAAAAAAAABACAAAAApAQAAZHJzL2Uyb0RvYy54bWxQSwUGAAAAAAYABgBZAQAA6gUAAAAA&#10;">
              <v:fill type="gradient" on="t" color2="#1897C5" angle="90" focus="100%" focussize="0,0" rotate="t"/>
              <v:stroke on="f"/>
              <v:imagedata o:title=""/>
              <o:lock v:ext="edit" aspectratio="f"/>
              <v:textbox style="mso-fit-shape-to-text:t;"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7620</wp:posOffset>
              </wp:positionH>
              <wp:positionV relativeFrom="paragraph">
                <wp:posOffset>-377190</wp:posOffset>
              </wp:positionV>
              <wp:extent cx="5039995" cy="539750"/>
              <wp:effectExtent l="0" t="0" r="8255" b="0"/>
              <wp:wrapNone/>
              <wp:docPr id="15" name="Rectangle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39995" cy="539750"/>
                      </a:xfrm>
                      <a:prstGeom prst="rect">
                        <a:avLst/>
                      </a:prstGeom>
                      <a:solidFill>
                        <a:srgbClr val="3186C5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Rectangle 27" o:spid="_x0000_s1026" o:spt="1" style="position:absolute;left:0pt;margin-left:0.6pt;margin-top:-29.7pt;height:42.5pt;width:396.85pt;z-index:251664384;mso-width-relative:page;mso-height-relative:page;" fillcolor="#3186C5" filled="t" stroked="f" coordsize="21600,21600" o:gfxdata="UEsDBAoAAAAAAIdO4kAAAAAAAAAAAAAAAAAEAAAAZHJzL1BLAwQUAAAACACHTuJA4FcrFNcAAAAI&#10;AQAADwAAAGRycy9kb3ducmV2LnhtbE2PzU7DMBCE70i8g7VI3Fq7UdqSEKcSFXDj0IIKRzde4qjx&#10;OordH96e5USPoxnNfFOtLr4XJxxjF0jDbKpAIDXBdtRq+Hh/mTyAiMmQNX0g1PCDEVb17U1lShvO&#10;tMHTNrWCSyiWRoNLaSiljI1Db+I0DEjsfYfRm8RybKUdzZnLfS8zpRbSm454wZkB1w6bw/boNViX&#10;ubf1Lnx95sMT2d2rWm6eD1rf383UI4iEl/Qfhj98RoeamfbhSDaKnnXGQQ2TeZGDYH9Z5AWIvYZs&#10;vgBZV/L6QP0LUEsDBBQAAAAIAIdO4kAISx2UFgIAACsEAAAOAAAAZHJzL2Uyb0RvYy54bWytU8tu&#10;2zAQvBfoPxC81/IzjgXLQWDDRYG0CZr2A2iKkohSXHZJW3a/vkvKcd30kkMvApe7HM4MR8u7Y2vY&#10;QaHXYAs+Ggw5U1ZCqW1d8O/fth9uOfNB2FIYsKrgJ+X53er9u2XncjWGBkypkBGI9XnnCt6E4PIs&#10;87JRrfADcMpSswJsRaAS66xE0RF6a7LxcHiTdYClQ5DKe9rd9E1+RsS3AEJVaak2IPetsqFHRWVE&#10;IEm+0c7zVWJbVUqGx6ryKjBTcFIa0pcuofUufrPVUuQ1CtdoeaYg3kLhlaZWaEuXXqA2Igi2R/0P&#10;VKslgocqDCS0WS8kOUIqRsNX3jw3wqmkhaz27mK6/3+w8svhCZkuKQkzzqxo6cW/kmvC1kax8Twa&#10;1Dmf09yze8Io0bsHkD88s7BuaEzdI0LXKFESrVGcz/46EAtPR9mu+wwlwYt9gOTVscI2ApIL7Jie&#10;5HR5EnUMTNLmbDhZLBZETVJvNlnMZ+nNMpG/nHbow0cFLYuLgiORT+ji8OBDZCPyl5HEHowut9qY&#10;VGC9WxtkB0HxmIxub9azJIBEXo8ZG4ctxGM9YtxJMqOy3qEdlCdSidBnjP4wWjSAvzjrKF8F9z/3&#10;AhVn5pMlpxaj6TQGMhXT2XxMBV53dtcdYSVBFTxw1i/XoQ/x3qGuG7pplER7d0/ubnUSHp3vWZ3J&#10;UoaSH+e8x5Be12nqzz+++g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gVysU1wAAAAgBAAAPAAAA&#10;AAAAAAEAIAAAACIAAABkcnMvZG93bnJldi54bWxQSwECFAAUAAAACACHTuJACEsdlBYCAAArBAAA&#10;DgAAAAAAAAABACAAAAAmAQAAZHJzL2Uyb0RvYy54bWxQSwUGAAAAAAYABgBZAQAArgUAAAAA&#10;">
              <v:fill on="t" focussize="0,0"/>
              <v:stroke on="f"/>
              <v:imagedata o:title=""/>
              <o:lock v:ext="edit" aspectratio="f"/>
              <v:textbox style="mso-fit-shape-to-text:t;"/>
            </v:rect>
          </w:pict>
        </mc:Fallback>
      </mc:AlternateContent>
    </w:r>
  </w:p>
  <w:p w14:paraId="648F148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723px;height:712px" o:bullet="t">
        <v:imagedata r:id="rId1" o:title=""/>
      </v:shape>
    </w:pict>
  </w:numPicBullet>
  <w:numPicBullet w:numPicBulletId="1">
    <w:pict>
      <v:shape id="1" type="#_x0000_t75" style="width:723px;height:712px" o:bullet="t">
        <v:imagedata r:id="rId2" o:title=""/>
      </v:shape>
    </w:pict>
  </w:numPicBullet>
  <w:numPicBullet w:numPicBulletId="2">
    <w:pict>
      <v:shape id="2" type="#_x0000_t75" style="width:723px;height:712px" o:bullet="t">
        <v:imagedata r:id="rId3" o:title=""/>
      </v:shape>
    </w:pict>
  </w:numPicBullet>
  <w:abstractNum w:abstractNumId="0">
    <w:nsid w:val="19593180"/>
    <w:multiLevelType w:val="multilevel"/>
    <w:tmpl w:val="19593180"/>
    <w:lvl w:ilvl="0" w:tentative="0">
      <w:start w:val="1"/>
      <w:numFmt w:val="bullet"/>
      <w:pStyle w:val="39"/>
      <w:lvlText w:val=""/>
      <w:lvlPicBulletId w:val="1"/>
      <w:lvlJc w:val="left"/>
      <w:pPr>
        <w:ind w:left="760" w:hanging="420"/>
      </w:pPr>
      <w:rPr>
        <w:rFonts w:hint="default" w:ascii="Symbol" w:hAnsi="Symbol"/>
        <w:color w:val="auto"/>
        <w:position w:val="-2"/>
        <w:sz w:val="15"/>
        <w:szCs w:val="18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2B564951"/>
    <w:multiLevelType w:val="multilevel"/>
    <w:tmpl w:val="2B564951"/>
    <w:lvl w:ilvl="0" w:tentative="0">
      <w:start w:val="1"/>
      <w:numFmt w:val="bullet"/>
      <w:pStyle w:val="40"/>
      <w:lvlText w:val=""/>
      <w:lvlPicBulletId w:val="2"/>
      <w:lvlJc w:val="left"/>
      <w:pPr>
        <w:ind w:left="816" w:hanging="419"/>
      </w:pPr>
      <w:rPr>
        <w:rFonts w:hint="default" w:ascii="Symbol" w:hAnsi="Symbol"/>
        <w:color w:val="auto"/>
        <w:position w:val="-2"/>
        <w:sz w:val="18"/>
        <w:szCs w:val="1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2">
    <w:nsid w:val="3A6E3BF8"/>
    <w:multiLevelType w:val="multilevel"/>
    <w:tmpl w:val="3A6E3BF8"/>
    <w:lvl w:ilvl="0" w:tentative="0">
      <w:start w:val="1"/>
      <w:numFmt w:val="bullet"/>
      <w:pStyle w:val="38"/>
      <w:lvlText w:val=""/>
      <w:lvlPicBulletId w:val="0"/>
      <w:lvlJc w:val="left"/>
      <w:pPr>
        <w:ind w:left="420" w:hanging="420"/>
      </w:pPr>
      <w:rPr>
        <w:rFonts w:hint="default" w:ascii="Symbol" w:hAnsi="Symbol"/>
        <w:color w:val="auto"/>
        <w:position w:val="-2"/>
        <w:sz w:val="15"/>
        <w:szCs w:val="1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g00475">
    <w15:presenceInfo w15:providerId="None" w15:userId="g0047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attachedTemplate r:id="rId1"/>
  <w:documentProtection w:enforcement="0"/>
  <w:defaultTabStop w:val="420"/>
  <w:drawingGridHorizontalSpacing w:val="9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659"/>
    <w:rsid w:val="0000055B"/>
    <w:rsid w:val="00002E26"/>
    <w:rsid w:val="00002FA6"/>
    <w:rsid w:val="00003EC5"/>
    <w:rsid w:val="00004BA6"/>
    <w:rsid w:val="000060A9"/>
    <w:rsid w:val="0000667E"/>
    <w:rsid w:val="00010F5D"/>
    <w:rsid w:val="00012B06"/>
    <w:rsid w:val="00013A65"/>
    <w:rsid w:val="0001476B"/>
    <w:rsid w:val="00016205"/>
    <w:rsid w:val="00016F21"/>
    <w:rsid w:val="0001745A"/>
    <w:rsid w:val="000223AF"/>
    <w:rsid w:val="00022D45"/>
    <w:rsid w:val="00024055"/>
    <w:rsid w:val="000254E8"/>
    <w:rsid w:val="000276B8"/>
    <w:rsid w:val="0003051D"/>
    <w:rsid w:val="00034D72"/>
    <w:rsid w:val="00037379"/>
    <w:rsid w:val="000408F7"/>
    <w:rsid w:val="00040DC4"/>
    <w:rsid w:val="000413E1"/>
    <w:rsid w:val="00043299"/>
    <w:rsid w:val="00044B65"/>
    <w:rsid w:val="0005118B"/>
    <w:rsid w:val="00051744"/>
    <w:rsid w:val="00054529"/>
    <w:rsid w:val="00054652"/>
    <w:rsid w:val="000554EA"/>
    <w:rsid w:val="00057F60"/>
    <w:rsid w:val="00057F88"/>
    <w:rsid w:val="00062BF1"/>
    <w:rsid w:val="00063D64"/>
    <w:rsid w:val="0006504B"/>
    <w:rsid w:val="00070D2E"/>
    <w:rsid w:val="000714F6"/>
    <w:rsid w:val="000721F0"/>
    <w:rsid w:val="000734AC"/>
    <w:rsid w:val="00074218"/>
    <w:rsid w:val="00082871"/>
    <w:rsid w:val="00082D21"/>
    <w:rsid w:val="000833D4"/>
    <w:rsid w:val="000853D6"/>
    <w:rsid w:val="00086DFD"/>
    <w:rsid w:val="0008718D"/>
    <w:rsid w:val="0009019D"/>
    <w:rsid w:val="00092350"/>
    <w:rsid w:val="000936BF"/>
    <w:rsid w:val="0009466F"/>
    <w:rsid w:val="0009645D"/>
    <w:rsid w:val="000A0B2D"/>
    <w:rsid w:val="000A0E9F"/>
    <w:rsid w:val="000A3661"/>
    <w:rsid w:val="000B1628"/>
    <w:rsid w:val="000B2092"/>
    <w:rsid w:val="000B3032"/>
    <w:rsid w:val="000B5CCF"/>
    <w:rsid w:val="000C0453"/>
    <w:rsid w:val="000C0730"/>
    <w:rsid w:val="000C3082"/>
    <w:rsid w:val="000C330D"/>
    <w:rsid w:val="000C415F"/>
    <w:rsid w:val="000C7F1A"/>
    <w:rsid w:val="000D0209"/>
    <w:rsid w:val="000D0FC4"/>
    <w:rsid w:val="000D29BE"/>
    <w:rsid w:val="000D5559"/>
    <w:rsid w:val="000D747E"/>
    <w:rsid w:val="000E2384"/>
    <w:rsid w:val="000E4850"/>
    <w:rsid w:val="000E6ABC"/>
    <w:rsid w:val="000F1AF2"/>
    <w:rsid w:val="000F3D1C"/>
    <w:rsid w:val="000F5B23"/>
    <w:rsid w:val="000F67C4"/>
    <w:rsid w:val="00100295"/>
    <w:rsid w:val="00101324"/>
    <w:rsid w:val="001030A5"/>
    <w:rsid w:val="001062D4"/>
    <w:rsid w:val="001068D7"/>
    <w:rsid w:val="0011100D"/>
    <w:rsid w:val="00111971"/>
    <w:rsid w:val="00111989"/>
    <w:rsid w:val="00115752"/>
    <w:rsid w:val="00116BF6"/>
    <w:rsid w:val="00116F43"/>
    <w:rsid w:val="00120757"/>
    <w:rsid w:val="00121BF8"/>
    <w:rsid w:val="0012418B"/>
    <w:rsid w:val="001268A6"/>
    <w:rsid w:val="0013440E"/>
    <w:rsid w:val="00134EAE"/>
    <w:rsid w:val="00136770"/>
    <w:rsid w:val="00140790"/>
    <w:rsid w:val="001424AC"/>
    <w:rsid w:val="00143B4F"/>
    <w:rsid w:val="00150106"/>
    <w:rsid w:val="00151959"/>
    <w:rsid w:val="00155BD1"/>
    <w:rsid w:val="00156CD2"/>
    <w:rsid w:val="00160F91"/>
    <w:rsid w:val="0016532E"/>
    <w:rsid w:val="001653D7"/>
    <w:rsid w:val="00166838"/>
    <w:rsid w:val="00171DEC"/>
    <w:rsid w:val="00172711"/>
    <w:rsid w:val="0017273F"/>
    <w:rsid w:val="00172A25"/>
    <w:rsid w:val="00174690"/>
    <w:rsid w:val="00181842"/>
    <w:rsid w:val="00183FA4"/>
    <w:rsid w:val="001848AF"/>
    <w:rsid w:val="00184C71"/>
    <w:rsid w:val="00185EB5"/>
    <w:rsid w:val="001911C7"/>
    <w:rsid w:val="00192AEE"/>
    <w:rsid w:val="001945AF"/>
    <w:rsid w:val="00197335"/>
    <w:rsid w:val="001A363B"/>
    <w:rsid w:val="001A72E4"/>
    <w:rsid w:val="001A7F74"/>
    <w:rsid w:val="001B5E08"/>
    <w:rsid w:val="001B79C2"/>
    <w:rsid w:val="001C3384"/>
    <w:rsid w:val="001C57FE"/>
    <w:rsid w:val="001D667D"/>
    <w:rsid w:val="001D6CAC"/>
    <w:rsid w:val="001D6DA6"/>
    <w:rsid w:val="001E0119"/>
    <w:rsid w:val="001E050B"/>
    <w:rsid w:val="001E0A40"/>
    <w:rsid w:val="001E382F"/>
    <w:rsid w:val="001E4535"/>
    <w:rsid w:val="001E5D63"/>
    <w:rsid w:val="001F0D0A"/>
    <w:rsid w:val="001F202F"/>
    <w:rsid w:val="001F2666"/>
    <w:rsid w:val="001F39E4"/>
    <w:rsid w:val="001F5F7C"/>
    <w:rsid w:val="001F60C5"/>
    <w:rsid w:val="001F7031"/>
    <w:rsid w:val="001F7B4C"/>
    <w:rsid w:val="002014C6"/>
    <w:rsid w:val="00201A0C"/>
    <w:rsid w:val="00201BD8"/>
    <w:rsid w:val="0020256F"/>
    <w:rsid w:val="002038B7"/>
    <w:rsid w:val="00204366"/>
    <w:rsid w:val="00204831"/>
    <w:rsid w:val="0020526C"/>
    <w:rsid w:val="00206FF5"/>
    <w:rsid w:val="00210146"/>
    <w:rsid w:val="00212773"/>
    <w:rsid w:val="0021543A"/>
    <w:rsid w:val="00216E8C"/>
    <w:rsid w:val="002173A9"/>
    <w:rsid w:val="00220567"/>
    <w:rsid w:val="00221C30"/>
    <w:rsid w:val="00223F7D"/>
    <w:rsid w:val="00224470"/>
    <w:rsid w:val="002265A5"/>
    <w:rsid w:val="002322F9"/>
    <w:rsid w:val="00232B76"/>
    <w:rsid w:val="002335EA"/>
    <w:rsid w:val="00236D36"/>
    <w:rsid w:val="00236DB7"/>
    <w:rsid w:val="002407A1"/>
    <w:rsid w:val="00240C79"/>
    <w:rsid w:val="00242646"/>
    <w:rsid w:val="00245189"/>
    <w:rsid w:val="00247D75"/>
    <w:rsid w:val="0025061C"/>
    <w:rsid w:val="002506B2"/>
    <w:rsid w:val="00253C44"/>
    <w:rsid w:val="00257010"/>
    <w:rsid w:val="002617FD"/>
    <w:rsid w:val="00262E86"/>
    <w:rsid w:val="002664BA"/>
    <w:rsid w:val="00267225"/>
    <w:rsid w:val="002715FB"/>
    <w:rsid w:val="00274961"/>
    <w:rsid w:val="00276523"/>
    <w:rsid w:val="00277E08"/>
    <w:rsid w:val="00282AB4"/>
    <w:rsid w:val="00283A91"/>
    <w:rsid w:val="002841CB"/>
    <w:rsid w:val="00284EEC"/>
    <w:rsid w:val="0028501E"/>
    <w:rsid w:val="00286F44"/>
    <w:rsid w:val="00286F88"/>
    <w:rsid w:val="00291AA0"/>
    <w:rsid w:val="002923BE"/>
    <w:rsid w:val="0029242B"/>
    <w:rsid w:val="002930A1"/>
    <w:rsid w:val="002947E0"/>
    <w:rsid w:val="002A0077"/>
    <w:rsid w:val="002A1180"/>
    <w:rsid w:val="002A13E6"/>
    <w:rsid w:val="002A1927"/>
    <w:rsid w:val="002A3BA5"/>
    <w:rsid w:val="002A58BB"/>
    <w:rsid w:val="002A7091"/>
    <w:rsid w:val="002A765B"/>
    <w:rsid w:val="002B0CD2"/>
    <w:rsid w:val="002B2BD7"/>
    <w:rsid w:val="002B34B8"/>
    <w:rsid w:val="002B381B"/>
    <w:rsid w:val="002C10D0"/>
    <w:rsid w:val="002C334D"/>
    <w:rsid w:val="002D07B5"/>
    <w:rsid w:val="002D0ACE"/>
    <w:rsid w:val="002D24C7"/>
    <w:rsid w:val="002D5377"/>
    <w:rsid w:val="002D5895"/>
    <w:rsid w:val="002D7331"/>
    <w:rsid w:val="002D7F6F"/>
    <w:rsid w:val="002E0604"/>
    <w:rsid w:val="002E2EA8"/>
    <w:rsid w:val="002E397B"/>
    <w:rsid w:val="002E5D2E"/>
    <w:rsid w:val="002F028C"/>
    <w:rsid w:val="002F057D"/>
    <w:rsid w:val="002F2B1A"/>
    <w:rsid w:val="002F2D21"/>
    <w:rsid w:val="002F32FC"/>
    <w:rsid w:val="002F3D3D"/>
    <w:rsid w:val="002F4C7B"/>
    <w:rsid w:val="002F4CA0"/>
    <w:rsid w:val="003010B7"/>
    <w:rsid w:val="00301B16"/>
    <w:rsid w:val="003034AB"/>
    <w:rsid w:val="00306341"/>
    <w:rsid w:val="003117DA"/>
    <w:rsid w:val="00311945"/>
    <w:rsid w:val="00313250"/>
    <w:rsid w:val="003170AF"/>
    <w:rsid w:val="00317D81"/>
    <w:rsid w:val="003228AA"/>
    <w:rsid w:val="00322967"/>
    <w:rsid w:val="0032348E"/>
    <w:rsid w:val="00324115"/>
    <w:rsid w:val="003277DC"/>
    <w:rsid w:val="00327F56"/>
    <w:rsid w:val="00330929"/>
    <w:rsid w:val="003331D4"/>
    <w:rsid w:val="00333CF5"/>
    <w:rsid w:val="003350FC"/>
    <w:rsid w:val="0033531A"/>
    <w:rsid w:val="0033571F"/>
    <w:rsid w:val="00341D71"/>
    <w:rsid w:val="00343095"/>
    <w:rsid w:val="00353973"/>
    <w:rsid w:val="0035397F"/>
    <w:rsid w:val="0035538D"/>
    <w:rsid w:val="003555CD"/>
    <w:rsid w:val="00357322"/>
    <w:rsid w:val="003606A4"/>
    <w:rsid w:val="003606AB"/>
    <w:rsid w:val="00363A00"/>
    <w:rsid w:val="0036404D"/>
    <w:rsid w:val="00366287"/>
    <w:rsid w:val="00366B51"/>
    <w:rsid w:val="00367642"/>
    <w:rsid w:val="0037010C"/>
    <w:rsid w:val="00373096"/>
    <w:rsid w:val="00377448"/>
    <w:rsid w:val="003819D2"/>
    <w:rsid w:val="00383202"/>
    <w:rsid w:val="00383C70"/>
    <w:rsid w:val="00386941"/>
    <w:rsid w:val="00387186"/>
    <w:rsid w:val="003873F2"/>
    <w:rsid w:val="00391FBE"/>
    <w:rsid w:val="003922C0"/>
    <w:rsid w:val="00394443"/>
    <w:rsid w:val="003947D8"/>
    <w:rsid w:val="00394CCA"/>
    <w:rsid w:val="003960ED"/>
    <w:rsid w:val="00397151"/>
    <w:rsid w:val="003A442C"/>
    <w:rsid w:val="003A53D4"/>
    <w:rsid w:val="003A5659"/>
    <w:rsid w:val="003A5784"/>
    <w:rsid w:val="003A7B8F"/>
    <w:rsid w:val="003B01D9"/>
    <w:rsid w:val="003B285D"/>
    <w:rsid w:val="003B55F0"/>
    <w:rsid w:val="003B5E48"/>
    <w:rsid w:val="003C136A"/>
    <w:rsid w:val="003C1A78"/>
    <w:rsid w:val="003C1B2B"/>
    <w:rsid w:val="003C2852"/>
    <w:rsid w:val="003C30B2"/>
    <w:rsid w:val="003C3947"/>
    <w:rsid w:val="003C3DDE"/>
    <w:rsid w:val="003C3F1C"/>
    <w:rsid w:val="003C5812"/>
    <w:rsid w:val="003C6ACF"/>
    <w:rsid w:val="003C726B"/>
    <w:rsid w:val="003C7568"/>
    <w:rsid w:val="003C7E47"/>
    <w:rsid w:val="003D17F7"/>
    <w:rsid w:val="003D65CD"/>
    <w:rsid w:val="003E1397"/>
    <w:rsid w:val="003E2885"/>
    <w:rsid w:val="003F02AE"/>
    <w:rsid w:val="003F1448"/>
    <w:rsid w:val="003F1D71"/>
    <w:rsid w:val="003F1E36"/>
    <w:rsid w:val="003F1E9B"/>
    <w:rsid w:val="003F4076"/>
    <w:rsid w:val="003F470A"/>
    <w:rsid w:val="003F5638"/>
    <w:rsid w:val="00401D73"/>
    <w:rsid w:val="00403160"/>
    <w:rsid w:val="00403658"/>
    <w:rsid w:val="00403D4F"/>
    <w:rsid w:val="00410D1A"/>
    <w:rsid w:val="00411361"/>
    <w:rsid w:val="00413799"/>
    <w:rsid w:val="00416395"/>
    <w:rsid w:val="0041737C"/>
    <w:rsid w:val="00417C66"/>
    <w:rsid w:val="00420173"/>
    <w:rsid w:val="004207D3"/>
    <w:rsid w:val="00421726"/>
    <w:rsid w:val="00423DF2"/>
    <w:rsid w:val="0042403A"/>
    <w:rsid w:val="00424B14"/>
    <w:rsid w:val="00425018"/>
    <w:rsid w:val="004251E4"/>
    <w:rsid w:val="0043073F"/>
    <w:rsid w:val="00432777"/>
    <w:rsid w:val="0043466E"/>
    <w:rsid w:val="00436542"/>
    <w:rsid w:val="0044269B"/>
    <w:rsid w:val="00442778"/>
    <w:rsid w:val="004440A9"/>
    <w:rsid w:val="004448D8"/>
    <w:rsid w:val="00447327"/>
    <w:rsid w:val="00451A62"/>
    <w:rsid w:val="0045277E"/>
    <w:rsid w:val="00452841"/>
    <w:rsid w:val="00452DC9"/>
    <w:rsid w:val="0045332D"/>
    <w:rsid w:val="0045649E"/>
    <w:rsid w:val="00465664"/>
    <w:rsid w:val="0046614C"/>
    <w:rsid w:val="00473C27"/>
    <w:rsid w:val="00482344"/>
    <w:rsid w:val="00482543"/>
    <w:rsid w:val="00485218"/>
    <w:rsid w:val="00485C92"/>
    <w:rsid w:val="00486B69"/>
    <w:rsid w:val="00490633"/>
    <w:rsid w:val="00494908"/>
    <w:rsid w:val="00494BA6"/>
    <w:rsid w:val="00495F85"/>
    <w:rsid w:val="004A01F8"/>
    <w:rsid w:val="004A4259"/>
    <w:rsid w:val="004B2499"/>
    <w:rsid w:val="004B2720"/>
    <w:rsid w:val="004C1859"/>
    <w:rsid w:val="004C42BD"/>
    <w:rsid w:val="004C4525"/>
    <w:rsid w:val="004C5C43"/>
    <w:rsid w:val="004C7A6A"/>
    <w:rsid w:val="004D5A9D"/>
    <w:rsid w:val="004D7179"/>
    <w:rsid w:val="004E1D64"/>
    <w:rsid w:val="004E206C"/>
    <w:rsid w:val="004E6363"/>
    <w:rsid w:val="004F16F4"/>
    <w:rsid w:val="004F2756"/>
    <w:rsid w:val="004F28AC"/>
    <w:rsid w:val="004F295C"/>
    <w:rsid w:val="004F6AEB"/>
    <w:rsid w:val="004F7461"/>
    <w:rsid w:val="005002AD"/>
    <w:rsid w:val="0050056E"/>
    <w:rsid w:val="00500C7A"/>
    <w:rsid w:val="005037F9"/>
    <w:rsid w:val="00505465"/>
    <w:rsid w:val="0051574A"/>
    <w:rsid w:val="005157FD"/>
    <w:rsid w:val="00516F79"/>
    <w:rsid w:val="005218E4"/>
    <w:rsid w:val="00522320"/>
    <w:rsid w:val="00522466"/>
    <w:rsid w:val="00522BC2"/>
    <w:rsid w:val="00523F2E"/>
    <w:rsid w:val="00526D26"/>
    <w:rsid w:val="0052777B"/>
    <w:rsid w:val="0053034E"/>
    <w:rsid w:val="00530640"/>
    <w:rsid w:val="00531A29"/>
    <w:rsid w:val="005335D3"/>
    <w:rsid w:val="005411B2"/>
    <w:rsid w:val="00541B0B"/>
    <w:rsid w:val="00542AC6"/>
    <w:rsid w:val="00543FE9"/>
    <w:rsid w:val="0054470A"/>
    <w:rsid w:val="00545DC6"/>
    <w:rsid w:val="00546B6A"/>
    <w:rsid w:val="00546E20"/>
    <w:rsid w:val="00550474"/>
    <w:rsid w:val="00551060"/>
    <w:rsid w:val="005521D8"/>
    <w:rsid w:val="005529B5"/>
    <w:rsid w:val="00553248"/>
    <w:rsid w:val="005547D2"/>
    <w:rsid w:val="005576C7"/>
    <w:rsid w:val="005603CF"/>
    <w:rsid w:val="005607B3"/>
    <w:rsid w:val="0057014F"/>
    <w:rsid w:val="00581D84"/>
    <w:rsid w:val="00585C69"/>
    <w:rsid w:val="005862AC"/>
    <w:rsid w:val="00586DE7"/>
    <w:rsid w:val="00587340"/>
    <w:rsid w:val="0059056B"/>
    <w:rsid w:val="00593C2E"/>
    <w:rsid w:val="00597160"/>
    <w:rsid w:val="005A0788"/>
    <w:rsid w:val="005A18D6"/>
    <w:rsid w:val="005A1D64"/>
    <w:rsid w:val="005A3194"/>
    <w:rsid w:val="005A3EA2"/>
    <w:rsid w:val="005A4F1A"/>
    <w:rsid w:val="005A61BF"/>
    <w:rsid w:val="005B1388"/>
    <w:rsid w:val="005B13D0"/>
    <w:rsid w:val="005B67FF"/>
    <w:rsid w:val="005B7D90"/>
    <w:rsid w:val="005B7F1C"/>
    <w:rsid w:val="005C034F"/>
    <w:rsid w:val="005C4966"/>
    <w:rsid w:val="005C51AD"/>
    <w:rsid w:val="005C72E5"/>
    <w:rsid w:val="005D2E70"/>
    <w:rsid w:val="005D2E92"/>
    <w:rsid w:val="005D56BF"/>
    <w:rsid w:val="005D69AE"/>
    <w:rsid w:val="005F1B74"/>
    <w:rsid w:val="005F4098"/>
    <w:rsid w:val="005F47F9"/>
    <w:rsid w:val="005F6E56"/>
    <w:rsid w:val="00600B0F"/>
    <w:rsid w:val="00600C12"/>
    <w:rsid w:val="00601EAD"/>
    <w:rsid w:val="00603D78"/>
    <w:rsid w:val="00604137"/>
    <w:rsid w:val="00606EE1"/>
    <w:rsid w:val="00611326"/>
    <w:rsid w:val="00614965"/>
    <w:rsid w:val="00615525"/>
    <w:rsid w:val="00625958"/>
    <w:rsid w:val="00625A66"/>
    <w:rsid w:val="00626CE7"/>
    <w:rsid w:val="00635EC6"/>
    <w:rsid w:val="00635FD1"/>
    <w:rsid w:val="0063652C"/>
    <w:rsid w:val="00637EB5"/>
    <w:rsid w:val="00643EC1"/>
    <w:rsid w:val="006452DE"/>
    <w:rsid w:val="0064762F"/>
    <w:rsid w:val="00647D87"/>
    <w:rsid w:val="00655083"/>
    <w:rsid w:val="00656658"/>
    <w:rsid w:val="00656682"/>
    <w:rsid w:val="00660E54"/>
    <w:rsid w:val="0066295B"/>
    <w:rsid w:val="006639F5"/>
    <w:rsid w:val="00663DB6"/>
    <w:rsid w:val="0066489D"/>
    <w:rsid w:val="00665D81"/>
    <w:rsid w:val="00665F01"/>
    <w:rsid w:val="00666C17"/>
    <w:rsid w:val="00670482"/>
    <w:rsid w:val="006754B8"/>
    <w:rsid w:val="00683D75"/>
    <w:rsid w:val="006852DB"/>
    <w:rsid w:val="0068535D"/>
    <w:rsid w:val="00685823"/>
    <w:rsid w:val="006861A4"/>
    <w:rsid w:val="00691AC7"/>
    <w:rsid w:val="00692749"/>
    <w:rsid w:val="0069375E"/>
    <w:rsid w:val="006A675C"/>
    <w:rsid w:val="006A7E86"/>
    <w:rsid w:val="006B0973"/>
    <w:rsid w:val="006B1FF5"/>
    <w:rsid w:val="006B246E"/>
    <w:rsid w:val="006B4C18"/>
    <w:rsid w:val="006B7386"/>
    <w:rsid w:val="006B7E24"/>
    <w:rsid w:val="006C014E"/>
    <w:rsid w:val="006C3B49"/>
    <w:rsid w:val="006C626F"/>
    <w:rsid w:val="006C6AE8"/>
    <w:rsid w:val="006C7D26"/>
    <w:rsid w:val="006C7E0C"/>
    <w:rsid w:val="006C7E5B"/>
    <w:rsid w:val="006D30A2"/>
    <w:rsid w:val="006E0C6E"/>
    <w:rsid w:val="006E405C"/>
    <w:rsid w:val="006E508C"/>
    <w:rsid w:val="006F0A24"/>
    <w:rsid w:val="006F733D"/>
    <w:rsid w:val="007006BC"/>
    <w:rsid w:val="00701A94"/>
    <w:rsid w:val="00703C9D"/>
    <w:rsid w:val="00704013"/>
    <w:rsid w:val="00704F90"/>
    <w:rsid w:val="007057B7"/>
    <w:rsid w:val="00706D3A"/>
    <w:rsid w:val="00707707"/>
    <w:rsid w:val="007100DF"/>
    <w:rsid w:val="007106D7"/>
    <w:rsid w:val="00710CAC"/>
    <w:rsid w:val="00710E93"/>
    <w:rsid w:val="00711E57"/>
    <w:rsid w:val="00715FEA"/>
    <w:rsid w:val="007168FA"/>
    <w:rsid w:val="0072237C"/>
    <w:rsid w:val="00722495"/>
    <w:rsid w:val="00724E1B"/>
    <w:rsid w:val="00725A14"/>
    <w:rsid w:val="0073013A"/>
    <w:rsid w:val="00731CC7"/>
    <w:rsid w:val="007346EF"/>
    <w:rsid w:val="007349C5"/>
    <w:rsid w:val="00736935"/>
    <w:rsid w:val="00736C32"/>
    <w:rsid w:val="00737B48"/>
    <w:rsid w:val="00740163"/>
    <w:rsid w:val="00743AE3"/>
    <w:rsid w:val="00743DAE"/>
    <w:rsid w:val="007454F9"/>
    <w:rsid w:val="0075338A"/>
    <w:rsid w:val="00757034"/>
    <w:rsid w:val="00761B28"/>
    <w:rsid w:val="00762A5E"/>
    <w:rsid w:val="007657CA"/>
    <w:rsid w:val="0076598C"/>
    <w:rsid w:val="00765D77"/>
    <w:rsid w:val="0076601A"/>
    <w:rsid w:val="00766025"/>
    <w:rsid w:val="00766354"/>
    <w:rsid w:val="00772328"/>
    <w:rsid w:val="007735EA"/>
    <w:rsid w:val="00777043"/>
    <w:rsid w:val="007806A6"/>
    <w:rsid w:val="00783B1F"/>
    <w:rsid w:val="007855C4"/>
    <w:rsid w:val="0078600D"/>
    <w:rsid w:val="00787294"/>
    <w:rsid w:val="00787367"/>
    <w:rsid w:val="00790D2F"/>
    <w:rsid w:val="007959C7"/>
    <w:rsid w:val="00796DEA"/>
    <w:rsid w:val="00797E98"/>
    <w:rsid w:val="007A2574"/>
    <w:rsid w:val="007A7C29"/>
    <w:rsid w:val="007A7D6F"/>
    <w:rsid w:val="007B0472"/>
    <w:rsid w:val="007B0ADD"/>
    <w:rsid w:val="007B15A0"/>
    <w:rsid w:val="007B20B2"/>
    <w:rsid w:val="007B38BC"/>
    <w:rsid w:val="007B538E"/>
    <w:rsid w:val="007B5AF3"/>
    <w:rsid w:val="007B6CD6"/>
    <w:rsid w:val="007B7ED2"/>
    <w:rsid w:val="007C2305"/>
    <w:rsid w:val="007C2D7C"/>
    <w:rsid w:val="007C378C"/>
    <w:rsid w:val="007C48B9"/>
    <w:rsid w:val="007C499A"/>
    <w:rsid w:val="007C4BB2"/>
    <w:rsid w:val="007C5864"/>
    <w:rsid w:val="007D256B"/>
    <w:rsid w:val="007D418E"/>
    <w:rsid w:val="007D48B7"/>
    <w:rsid w:val="007D49D6"/>
    <w:rsid w:val="007D5583"/>
    <w:rsid w:val="007D5CBD"/>
    <w:rsid w:val="007E0675"/>
    <w:rsid w:val="007E1C87"/>
    <w:rsid w:val="007E6BD3"/>
    <w:rsid w:val="007E7598"/>
    <w:rsid w:val="007F695B"/>
    <w:rsid w:val="007F6A8F"/>
    <w:rsid w:val="007F78FD"/>
    <w:rsid w:val="00805DE9"/>
    <w:rsid w:val="00806810"/>
    <w:rsid w:val="00807297"/>
    <w:rsid w:val="0081069F"/>
    <w:rsid w:val="00812DEE"/>
    <w:rsid w:val="00820146"/>
    <w:rsid w:val="00820587"/>
    <w:rsid w:val="0082155B"/>
    <w:rsid w:val="008301BA"/>
    <w:rsid w:val="00832797"/>
    <w:rsid w:val="00832D70"/>
    <w:rsid w:val="00836F66"/>
    <w:rsid w:val="00837526"/>
    <w:rsid w:val="0084049A"/>
    <w:rsid w:val="008408FA"/>
    <w:rsid w:val="00840A5A"/>
    <w:rsid w:val="00843327"/>
    <w:rsid w:val="00844963"/>
    <w:rsid w:val="00847524"/>
    <w:rsid w:val="00850181"/>
    <w:rsid w:val="008516A0"/>
    <w:rsid w:val="00851E78"/>
    <w:rsid w:val="00852006"/>
    <w:rsid w:val="008521FF"/>
    <w:rsid w:val="00852935"/>
    <w:rsid w:val="0085552F"/>
    <w:rsid w:val="00856BE3"/>
    <w:rsid w:val="00857B26"/>
    <w:rsid w:val="00862274"/>
    <w:rsid w:val="00866316"/>
    <w:rsid w:val="00867426"/>
    <w:rsid w:val="00870AEC"/>
    <w:rsid w:val="00880178"/>
    <w:rsid w:val="008840A1"/>
    <w:rsid w:val="00884994"/>
    <w:rsid w:val="00885DE3"/>
    <w:rsid w:val="008862EB"/>
    <w:rsid w:val="0088659C"/>
    <w:rsid w:val="00891518"/>
    <w:rsid w:val="00892744"/>
    <w:rsid w:val="0089306B"/>
    <w:rsid w:val="008930B7"/>
    <w:rsid w:val="008A0EBB"/>
    <w:rsid w:val="008A3910"/>
    <w:rsid w:val="008A5409"/>
    <w:rsid w:val="008A6A24"/>
    <w:rsid w:val="008B022E"/>
    <w:rsid w:val="008B04CD"/>
    <w:rsid w:val="008B7053"/>
    <w:rsid w:val="008C05C9"/>
    <w:rsid w:val="008C37BB"/>
    <w:rsid w:val="008C5283"/>
    <w:rsid w:val="008C693F"/>
    <w:rsid w:val="008D4475"/>
    <w:rsid w:val="008D5BD9"/>
    <w:rsid w:val="008D5F02"/>
    <w:rsid w:val="008E2417"/>
    <w:rsid w:val="008E4160"/>
    <w:rsid w:val="008F1801"/>
    <w:rsid w:val="008F285F"/>
    <w:rsid w:val="008F7486"/>
    <w:rsid w:val="00902DFC"/>
    <w:rsid w:val="00903E96"/>
    <w:rsid w:val="00907EB4"/>
    <w:rsid w:val="00910769"/>
    <w:rsid w:val="00912B18"/>
    <w:rsid w:val="00914C7F"/>
    <w:rsid w:val="00916706"/>
    <w:rsid w:val="00920BCF"/>
    <w:rsid w:val="00921CAB"/>
    <w:rsid w:val="0092305F"/>
    <w:rsid w:val="009232C8"/>
    <w:rsid w:val="00924662"/>
    <w:rsid w:val="009259D7"/>
    <w:rsid w:val="00925E4C"/>
    <w:rsid w:val="00931727"/>
    <w:rsid w:val="00931F44"/>
    <w:rsid w:val="00933C69"/>
    <w:rsid w:val="009427F1"/>
    <w:rsid w:val="00942F70"/>
    <w:rsid w:val="00946B09"/>
    <w:rsid w:val="00947068"/>
    <w:rsid w:val="00947139"/>
    <w:rsid w:val="00947B22"/>
    <w:rsid w:val="009500ED"/>
    <w:rsid w:val="00951C13"/>
    <w:rsid w:val="00952A0E"/>
    <w:rsid w:val="00954128"/>
    <w:rsid w:val="009553FA"/>
    <w:rsid w:val="00955816"/>
    <w:rsid w:val="009561F2"/>
    <w:rsid w:val="00956397"/>
    <w:rsid w:val="0095639C"/>
    <w:rsid w:val="00956DCC"/>
    <w:rsid w:val="0096116C"/>
    <w:rsid w:val="009618E5"/>
    <w:rsid w:val="009622B8"/>
    <w:rsid w:val="00967B2A"/>
    <w:rsid w:val="00973AF4"/>
    <w:rsid w:val="00975571"/>
    <w:rsid w:val="00975BE3"/>
    <w:rsid w:val="00977A74"/>
    <w:rsid w:val="009800E7"/>
    <w:rsid w:val="00984D30"/>
    <w:rsid w:val="009916AD"/>
    <w:rsid w:val="00991F03"/>
    <w:rsid w:val="009935E8"/>
    <w:rsid w:val="009A2ED6"/>
    <w:rsid w:val="009A4BB8"/>
    <w:rsid w:val="009A7A3B"/>
    <w:rsid w:val="009A7D54"/>
    <w:rsid w:val="009B061C"/>
    <w:rsid w:val="009B1589"/>
    <w:rsid w:val="009C5D07"/>
    <w:rsid w:val="009D2DD7"/>
    <w:rsid w:val="009D3B7C"/>
    <w:rsid w:val="009D493D"/>
    <w:rsid w:val="009E037F"/>
    <w:rsid w:val="009E0A91"/>
    <w:rsid w:val="009E1B7C"/>
    <w:rsid w:val="009E1D95"/>
    <w:rsid w:val="009E218F"/>
    <w:rsid w:val="009E2855"/>
    <w:rsid w:val="009E360B"/>
    <w:rsid w:val="009E3F83"/>
    <w:rsid w:val="009E4B0C"/>
    <w:rsid w:val="009E5FB2"/>
    <w:rsid w:val="009F05ED"/>
    <w:rsid w:val="009F2858"/>
    <w:rsid w:val="009F2F99"/>
    <w:rsid w:val="009F4050"/>
    <w:rsid w:val="009F5BE9"/>
    <w:rsid w:val="009F5C25"/>
    <w:rsid w:val="009F76C2"/>
    <w:rsid w:val="00A002DD"/>
    <w:rsid w:val="00A01F1D"/>
    <w:rsid w:val="00A04800"/>
    <w:rsid w:val="00A133B6"/>
    <w:rsid w:val="00A16617"/>
    <w:rsid w:val="00A17A9D"/>
    <w:rsid w:val="00A17B2A"/>
    <w:rsid w:val="00A2056F"/>
    <w:rsid w:val="00A26300"/>
    <w:rsid w:val="00A303E7"/>
    <w:rsid w:val="00A30A0C"/>
    <w:rsid w:val="00A30F07"/>
    <w:rsid w:val="00A33E24"/>
    <w:rsid w:val="00A359A8"/>
    <w:rsid w:val="00A36B18"/>
    <w:rsid w:val="00A4117F"/>
    <w:rsid w:val="00A412FE"/>
    <w:rsid w:val="00A43C5C"/>
    <w:rsid w:val="00A44071"/>
    <w:rsid w:val="00A44200"/>
    <w:rsid w:val="00A576FA"/>
    <w:rsid w:val="00A60DAF"/>
    <w:rsid w:val="00A627E7"/>
    <w:rsid w:val="00A62CB4"/>
    <w:rsid w:val="00A63FBC"/>
    <w:rsid w:val="00A641B3"/>
    <w:rsid w:val="00A66896"/>
    <w:rsid w:val="00A67112"/>
    <w:rsid w:val="00A70C24"/>
    <w:rsid w:val="00A73379"/>
    <w:rsid w:val="00A75D49"/>
    <w:rsid w:val="00A7767C"/>
    <w:rsid w:val="00A81BD6"/>
    <w:rsid w:val="00A8281B"/>
    <w:rsid w:val="00A83698"/>
    <w:rsid w:val="00A838CC"/>
    <w:rsid w:val="00A83D5D"/>
    <w:rsid w:val="00A840D6"/>
    <w:rsid w:val="00A849E6"/>
    <w:rsid w:val="00A87327"/>
    <w:rsid w:val="00A91038"/>
    <w:rsid w:val="00A9186F"/>
    <w:rsid w:val="00A93C31"/>
    <w:rsid w:val="00A956D0"/>
    <w:rsid w:val="00AA08CB"/>
    <w:rsid w:val="00AA1262"/>
    <w:rsid w:val="00AA23B6"/>
    <w:rsid w:val="00AA6F0D"/>
    <w:rsid w:val="00AB4535"/>
    <w:rsid w:val="00AB48B2"/>
    <w:rsid w:val="00AB577D"/>
    <w:rsid w:val="00AB6ADC"/>
    <w:rsid w:val="00AD30EB"/>
    <w:rsid w:val="00AD3D60"/>
    <w:rsid w:val="00AD43B0"/>
    <w:rsid w:val="00AD521C"/>
    <w:rsid w:val="00AD6D0C"/>
    <w:rsid w:val="00AD6EBB"/>
    <w:rsid w:val="00AE12B5"/>
    <w:rsid w:val="00AE1FEF"/>
    <w:rsid w:val="00AE6935"/>
    <w:rsid w:val="00AE6C58"/>
    <w:rsid w:val="00AE6F9E"/>
    <w:rsid w:val="00AF096A"/>
    <w:rsid w:val="00AF2EDB"/>
    <w:rsid w:val="00AF353B"/>
    <w:rsid w:val="00AF66A0"/>
    <w:rsid w:val="00AF71A1"/>
    <w:rsid w:val="00AF7FE3"/>
    <w:rsid w:val="00B007DC"/>
    <w:rsid w:val="00B040E2"/>
    <w:rsid w:val="00B21A60"/>
    <w:rsid w:val="00B24202"/>
    <w:rsid w:val="00B25FC9"/>
    <w:rsid w:val="00B2696F"/>
    <w:rsid w:val="00B26F06"/>
    <w:rsid w:val="00B40101"/>
    <w:rsid w:val="00B407AE"/>
    <w:rsid w:val="00B432FB"/>
    <w:rsid w:val="00B53953"/>
    <w:rsid w:val="00B55259"/>
    <w:rsid w:val="00B55549"/>
    <w:rsid w:val="00B55794"/>
    <w:rsid w:val="00B57565"/>
    <w:rsid w:val="00B614B2"/>
    <w:rsid w:val="00B67A25"/>
    <w:rsid w:val="00B67C84"/>
    <w:rsid w:val="00B72E23"/>
    <w:rsid w:val="00B72E64"/>
    <w:rsid w:val="00B75939"/>
    <w:rsid w:val="00B82D24"/>
    <w:rsid w:val="00B845DC"/>
    <w:rsid w:val="00B84E8A"/>
    <w:rsid w:val="00B904D3"/>
    <w:rsid w:val="00B92A1A"/>
    <w:rsid w:val="00BA05E3"/>
    <w:rsid w:val="00BA0F66"/>
    <w:rsid w:val="00BA48F6"/>
    <w:rsid w:val="00BA635E"/>
    <w:rsid w:val="00BB2E86"/>
    <w:rsid w:val="00BB37D6"/>
    <w:rsid w:val="00BB4138"/>
    <w:rsid w:val="00BB70A3"/>
    <w:rsid w:val="00BD1233"/>
    <w:rsid w:val="00BD1CAE"/>
    <w:rsid w:val="00BD2D80"/>
    <w:rsid w:val="00BD3881"/>
    <w:rsid w:val="00BD40D4"/>
    <w:rsid w:val="00BD5B4C"/>
    <w:rsid w:val="00BE2C43"/>
    <w:rsid w:val="00BE608E"/>
    <w:rsid w:val="00BE7F45"/>
    <w:rsid w:val="00BF3751"/>
    <w:rsid w:val="00BF3CE8"/>
    <w:rsid w:val="00C026FA"/>
    <w:rsid w:val="00C038C9"/>
    <w:rsid w:val="00C048B8"/>
    <w:rsid w:val="00C0506F"/>
    <w:rsid w:val="00C120B2"/>
    <w:rsid w:val="00C121B6"/>
    <w:rsid w:val="00C1281E"/>
    <w:rsid w:val="00C14B00"/>
    <w:rsid w:val="00C20371"/>
    <w:rsid w:val="00C20785"/>
    <w:rsid w:val="00C21DE4"/>
    <w:rsid w:val="00C22313"/>
    <w:rsid w:val="00C2331A"/>
    <w:rsid w:val="00C2557E"/>
    <w:rsid w:val="00C27DE5"/>
    <w:rsid w:val="00C33510"/>
    <w:rsid w:val="00C3508D"/>
    <w:rsid w:val="00C35C7A"/>
    <w:rsid w:val="00C361E9"/>
    <w:rsid w:val="00C425D3"/>
    <w:rsid w:val="00C45057"/>
    <w:rsid w:val="00C51024"/>
    <w:rsid w:val="00C5432E"/>
    <w:rsid w:val="00C57C51"/>
    <w:rsid w:val="00C64239"/>
    <w:rsid w:val="00C643DC"/>
    <w:rsid w:val="00C64919"/>
    <w:rsid w:val="00C652CA"/>
    <w:rsid w:val="00C67BB8"/>
    <w:rsid w:val="00C70FE2"/>
    <w:rsid w:val="00C73476"/>
    <w:rsid w:val="00C74789"/>
    <w:rsid w:val="00C76A48"/>
    <w:rsid w:val="00C81567"/>
    <w:rsid w:val="00C8302B"/>
    <w:rsid w:val="00C84F97"/>
    <w:rsid w:val="00C862F8"/>
    <w:rsid w:val="00C95A57"/>
    <w:rsid w:val="00C9695C"/>
    <w:rsid w:val="00CA05FB"/>
    <w:rsid w:val="00CA3673"/>
    <w:rsid w:val="00CA4A3A"/>
    <w:rsid w:val="00CA4FCE"/>
    <w:rsid w:val="00CA7CBF"/>
    <w:rsid w:val="00CB2B23"/>
    <w:rsid w:val="00CB497B"/>
    <w:rsid w:val="00CB76C4"/>
    <w:rsid w:val="00CC0033"/>
    <w:rsid w:val="00CC0B0F"/>
    <w:rsid w:val="00CC33ED"/>
    <w:rsid w:val="00CC39AC"/>
    <w:rsid w:val="00CC3A4A"/>
    <w:rsid w:val="00CC49B2"/>
    <w:rsid w:val="00CD3861"/>
    <w:rsid w:val="00CD454A"/>
    <w:rsid w:val="00CD67B9"/>
    <w:rsid w:val="00CE443E"/>
    <w:rsid w:val="00CE4CA3"/>
    <w:rsid w:val="00CE5458"/>
    <w:rsid w:val="00CE7E40"/>
    <w:rsid w:val="00CE7E6D"/>
    <w:rsid w:val="00CF0B51"/>
    <w:rsid w:val="00CF0C87"/>
    <w:rsid w:val="00CF318E"/>
    <w:rsid w:val="00CF3370"/>
    <w:rsid w:val="00CF4665"/>
    <w:rsid w:val="00D04D91"/>
    <w:rsid w:val="00D050BF"/>
    <w:rsid w:val="00D05384"/>
    <w:rsid w:val="00D05648"/>
    <w:rsid w:val="00D108DA"/>
    <w:rsid w:val="00D11D0A"/>
    <w:rsid w:val="00D11E4F"/>
    <w:rsid w:val="00D13DF9"/>
    <w:rsid w:val="00D1645F"/>
    <w:rsid w:val="00D20F5B"/>
    <w:rsid w:val="00D20FAB"/>
    <w:rsid w:val="00D30D18"/>
    <w:rsid w:val="00D3211A"/>
    <w:rsid w:val="00D33AF5"/>
    <w:rsid w:val="00D33B0D"/>
    <w:rsid w:val="00D33CA6"/>
    <w:rsid w:val="00D346DD"/>
    <w:rsid w:val="00D34F1E"/>
    <w:rsid w:val="00D353BF"/>
    <w:rsid w:val="00D409BE"/>
    <w:rsid w:val="00D40C74"/>
    <w:rsid w:val="00D500A7"/>
    <w:rsid w:val="00D51F63"/>
    <w:rsid w:val="00D5366E"/>
    <w:rsid w:val="00D53BC4"/>
    <w:rsid w:val="00D53BF5"/>
    <w:rsid w:val="00D54CC4"/>
    <w:rsid w:val="00D55F7F"/>
    <w:rsid w:val="00D576BD"/>
    <w:rsid w:val="00D57832"/>
    <w:rsid w:val="00D62FFD"/>
    <w:rsid w:val="00D638C2"/>
    <w:rsid w:val="00D65C82"/>
    <w:rsid w:val="00D67120"/>
    <w:rsid w:val="00D71BB6"/>
    <w:rsid w:val="00D761F5"/>
    <w:rsid w:val="00D7640A"/>
    <w:rsid w:val="00D81E95"/>
    <w:rsid w:val="00D82560"/>
    <w:rsid w:val="00D85230"/>
    <w:rsid w:val="00D8568D"/>
    <w:rsid w:val="00D912B7"/>
    <w:rsid w:val="00D92717"/>
    <w:rsid w:val="00D92899"/>
    <w:rsid w:val="00D94560"/>
    <w:rsid w:val="00D9537D"/>
    <w:rsid w:val="00D97279"/>
    <w:rsid w:val="00DA453A"/>
    <w:rsid w:val="00DB186A"/>
    <w:rsid w:val="00DB245B"/>
    <w:rsid w:val="00DB26F0"/>
    <w:rsid w:val="00DB458A"/>
    <w:rsid w:val="00DB75EA"/>
    <w:rsid w:val="00DC21EA"/>
    <w:rsid w:val="00DC43B1"/>
    <w:rsid w:val="00DD1B4A"/>
    <w:rsid w:val="00DD3C33"/>
    <w:rsid w:val="00DD5799"/>
    <w:rsid w:val="00DD6845"/>
    <w:rsid w:val="00DD6957"/>
    <w:rsid w:val="00DE18E1"/>
    <w:rsid w:val="00DE2149"/>
    <w:rsid w:val="00DE3889"/>
    <w:rsid w:val="00DE41A3"/>
    <w:rsid w:val="00DE42CA"/>
    <w:rsid w:val="00DF19A3"/>
    <w:rsid w:val="00DF581F"/>
    <w:rsid w:val="00DF7AD6"/>
    <w:rsid w:val="00E012B3"/>
    <w:rsid w:val="00E022F5"/>
    <w:rsid w:val="00E02DCF"/>
    <w:rsid w:val="00E037D1"/>
    <w:rsid w:val="00E06A32"/>
    <w:rsid w:val="00E0752A"/>
    <w:rsid w:val="00E078F3"/>
    <w:rsid w:val="00E1046F"/>
    <w:rsid w:val="00E117CD"/>
    <w:rsid w:val="00E1215A"/>
    <w:rsid w:val="00E12E99"/>
    <w:rsid w:val="00E1662E"/>
    <w:rsid w:val="00E26C07"/>
    <w:rsid w:val="00E300A5"/>
    <w:rsid w:val="00E3428E"/>
    <w:rsid w:val="00E43747"/>
    <w:rsid w:val="00E46137"/>
    <w:rsid w:val="00E4780B"/>
    <w:rsid w:val="00E47A9A"/>
    <w:rsid w:val="00E47DA3"/>
    <w:rsid w:val="00E510CF"/>
    <w:rsid w:val="00E51390"/>
    <w:rsid w:val="00E5151B"/>
    <w:rsid w:val="00E55733"/>
    <w:rsid w:val="00E60F4A"/>
    <w:rsid w:val="00E6790C"/>
    <w:rsid w:val="00E708FE"/>
    <w:rsid w:val="00E70A87"/>
    <w:rsid w:val="00E73C50"/>
    <w:rsid w:val="00E7448F"/>
    <w:rsid w:val="00E746B8"/>
    <w:rsid w:val="00E76078"/>
    <w:rsid w:val="00E76803"/>
    <w:rsid w:val="00E769BC"/>
    <w:rsid w:val="00E800A5"/>
    <w:rsid w:val="00E815FC"/>
    <w:rsid w:val="00E81827"/>
    <w:rsid w:val="00E82AC1"/>
    <w:rsid w:val="00E83A33"/>
    <w:rsid w:val="00E871A6"/>
    <w:rsid w:val="00E965D5"/>
    <w:rsid w:val="00EA0AC6"/>
    <w:rsid w:val="00EA1685"/>
    <w:rsid w:val="00EA1CF6"/>
    <w:rsid w:val="00EA1DF0"/>
    <w:rsid w:val="00EA4E3E"/>
    <w:rsid w:val="00EA6D60"/>
    <w:rsid w:val="00EB10DF"/>
    <w:rsid w:val="00EB21D7"/>
    <w:rsid w:val="00EB31C8"/>
    <w:rsid w:val="00EB331E"/>
    <w:rsid w:val="00EB3AFD"/>
    <w:rsid w:val="00EB6874"/>
    <w:rsid w:val="00EB76C0"/>
    <w:rsid w:val="00EC0290"/>
    <w:rsid w:val="00EC44FE"/>
    <w:rsid w:val="00EC4A59"/>
    <w:rsid w:val="00EC62E2"/>
    <w:rsid w:val="00EC7D82"/>
    <w:rsid w:val="00ED1749"/>
    <w:rsid w:val="00ED3A22"/>
    <w:rsid w:val="00EE016E"/>
    <w:rsid w:val="00EE05D6"/>
    <w:rsid w:val="00EE49E1"/>
    <w:rsid w:val="00EF22FB"/>
    <w:rsid w:val="00EF2355"/>
    <w:rsid w:val="00EF3C28"/>
    <w:rsid w:val="00EF4CD8"/>
    <w:rsid w:val="00EF5482"/>
    <w:rsid w:val="00EF58D7"/>
    <w:rsid w:val="00F01B71"/>
    <w:rsid w:val="00F03710"/>
    <w:rsid w:val="00F03DB2"/>
    <w:rsid w:val="00F049DA"/>
    <w:rsid w:val="00F1163F"/>
    <w:rsid w:val="00F15777"/>
    <w:rsid w:val="00F1583B"/>
    <w:rsid w:val="00F1733F"/>
    <w:rsid w:val="00F2180F"/>
    <w:rsid w:val="00F21EEF"/>
    <w:rsid w:val="00F23373"/>
    <w:rsid w:val="00F23B68"/>
    <w:rsid w:val="00F24DF9"/>
    <w:rsid w:val="00F2567B"/>
    <w:rsid w:val="00F25F40"/>
    <w:rsid w:val="00F25F5D"/>
    <w:rsid w:val="00F26B86"/>
    <w:rsid w:val="00F27490"/>
    <w:rsid w:val="00F32B29"/>
    <w:rsid w:val="00F3431B"/>
    <w:rsid w:val="00F349FA"/>
    <w:rsid w:val="00F363D0"/>
    <w:rsid w:val="00F4127F"/>
    <w:rsid w:val="00F4280A"/>
    <w:rsid w:val="00F44A0C"/>
    <w:rsid w:val="00F44F1B"/>
    <w:rsid w:val="00F45E4F"/>
    <w:rsid w:val="00F46243"/>
    <w:rsid w:val="00F47B49"/>
    <w:rsid w:val="00F538F5"/>
    <w:rsid w:val="00F53DB5"/>
    <w:rsid w:val="00F61D3A"/>
    <w:rsid w:val="00F63D6E"/>
    <w:rsid w:val="00F63E39"/>
    <w:rsid w:val="00F64878"/>
    <w:rsid w:val="00F64A6E"/>
    <w:rsid w:val="00F65A76"/>
    <w:rsid w:val="00F672AF"/>
    <w:rsid w:val="00F72F7F"/>
    <w:rsid w:val="00F75420"/>
    <w:rsid w:val="00F768BC"/>
    <w:rsid w:val="00F77619"/>
    <w:rsid w:val="00F818A7"/>
    <w:rsid w:val="00F83E6D"/>
    <w:rsid w:val="00F8442C"/>
    <w:rsid w:val="00F862B7"/>
    <w:rsid w:val="00F86CDD"/>
    <w:rsid w:val="00F877DA"/>
    <w:rsid w:val="00F92111"/>
    <w:rsid w:val="00F927EC"/>
    <w:rsid w:val="00F9330B"/>
    <w:rsid w:val="00F93439"/>
    <w:rsid w:val="00F96E09"/>
    <w:rsid w:val="00FA08AC"/>
    <w:rsid w:val="00FA1F33"/>
    <w:rsid w:val="00FA4924"/>
    <w:rsid w:val="00FB027A"/>
    <w:rsid w:val="00FB6107"/>
    <w:rsid w:val="00FB63F0"/>
    <w:rsid w:val="00FB7CFE"/>
    <w:rsid w:val="00FC7EA4"/>
    <w:rsid w:val="00FE1C4F"/>
    <w:rsid w:val="00FE2B15"/>
    <w:rsid w:val="00FE2CED"/>
    <w:rsid w:val="00FE37FC"/>
    <w:rsid w:val="00FE7880"/>
    <w:rsid w:val="00FF27AC"/>
    <w:rsid w:val="00FF3734"/>
    <w:rsid w:val="00FF377F"/>
    <w:rsid w:val="00FF55DB"/>
    <w:rsid w:val="00FF6A17"/>
    <w:rsid w:val="00FF7B55"/>
    <w:rsid w:val="0D4E7F78"/>
    <w:rsid w:val="0E00340E"/>
    <w:rsid w:val="14ED2C22"/>
    <w:rsid w:val="16632771"/>
    <w:rsid w:val="260D3CEB"/>
    <w:rsid w:val="2F105444"/>
    <w:rsid w:val="5CBB5EBF"/>
    <w:rsid w:val="61DB74E8"/>
    <w:rsid w:val="623D1DB3"/>
    <w:rsid w:val="68A45401"/>
    <w:rsid w:val="73B90C11"/>
    <w:rsid w:val="74C3590A"/>
    <w:rsid w:val="7BA813D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name="heading 5"/>
    <w:lsdException w:qFormat="1" w:unhideWhenUsed="0" w:uiPriority="9" w:name="heading 6"/>
    <w:lsdException w:qFormat="1" w:unhideWhenUsed="0" w:uiPriority="9" w:name="heading 7"/>
    <w:lsdException w:qFormat="1" w:unhideWhenUsed="0" w:uiPriority="9" w:name="heading 8"/>
    <w:lsdException w:qFormat="1" w:unhideWhenUsed="0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name="Title"/>
    <w:lsdException w:uiPriority="99" w:name="Closing"/>
    <w:lsdException w:qFormat="1" w:unhideWhenUsed="0" w:uiPriority="99" w:semiHidden="0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80" w:after="40"/>
      <w:jc w:val="both"/>
    </w:pPr>
    <w:rPr>
      <w:rFonts w:ascii="Arial" w:hAnsi="Arial" w:eastAsia="宋体" w:cstheme="minorBidi"/>
      <w:kern w:val="2"/>
      <w:sz w:val="18"/>
      <w:szCs w:val="21"/>
      <w:lang w:val="en-US" w:eastAsia="zh-CN" w:bidi="ar-SA"/>
    </w:rPr>
  </w:style>
  <w:style w:type="paragraph" w:styleId="2">
    <w:name w:val="heading 1"/>
    <w:next w:val="1"/>
    <w:link w:val="28"/>
    <w:qFormat/>
    <w:uiPriority w:val="9"/>
    <w:pPr>
      <w:keepNext/>
      <w:keepLines/>
      <w:spacing w:before="100" w:beforeAutospacing="1" w:after="240"/>
      <w:outlineLvl w:val="0"/>
    </w:pPr>
    <w:rPr>
      <w:rFonts w:ascii="Arial" w:hAnsi="Arial" w:eastAsia="黑体" w:cstheme="minorBidi"/>
      <w:bCs/>
      <w:color w:val="0090C8"/>
      <w:kern w:val="44"/>
      <w:sz w:val="48"/>
      <w:szCs w:val="44"/>
      <w:lang w:val="en-US" w:eastAsia="zh-CN" w:bidi="ar-SA"/>
    </w:rPr>
  </w:style>
  <w:style w:type="paragraph" w:styleId="3">
    <w:name w:val="heading 2"/>
    <w:next w:val="1"/>
    <w:link w:val="30"/>
    <w:qFormat/>
    <w:uiPriority w:val="9"/>
    <w:pPr>
      <w:keepNext/>
      <w:keepLines/>
      <w:spacing w:before="400" w:after="120"/>
      <w:outlineLvl w:val="1"/>
    </w:pPr>
    <w:rPr>
      <w:rFonts w:ascii="Arial" w:hAnsi="Arial" w:eastAsia="黑体" w:cstheme="majorBidi"/>
      <w:bCs/>
      <w:color w:val="0090C8"/>
      <w:kern w:val="2"/>
      <w:sz w:val="36"/>
      <w:szCs w:val="32"/>
      <w:lang w:val="en-US" w:eastAsia="zh-CN" w:bidi="ar-SA"/>
    </w:rPr>
  </w:style>
  <w:style w:type="paragraph" w:styleId="4">
    <w:name w:val="heading 3"/>
    <w:next w:val="1"/>
    <w:link w:val="31"/>
    <w:qFormat/>
    <w:uiPriority w:val="9"/>
    <w:pPr>
      <w:keepNext/>
      <w:keepLines/>
      <w:spacing w:before="120" w:after="120"/>
      <w:outlineLvl w:val="2"/>
    </w:pPr>
    <w:rPr>
      <w:rFonts w:ascii="Arial" w:hAnsi="Arial" w:eastAsia="黑体" w:cstheme="minorBidi"/>
      <w:bCs/>
      <w:color w:val="0090C8"/>
      <w:kern w:val="2"/>
      <w:sz w:val="30"/>
      <w:szCs w:val="32"/>
      <w:lang w:val="en-US" w:eastAsia="zh-CN" w:bidi="ar-SA"/>
    </w:rPr>
  </w:style>
  <w:style w:type="paragraph" w:styleId="5">
    <w:name w:val="heading 4"/>
    <w:basedOn w:val="1"/>
    <w:next w:val="1"/>
    <w:link w:val="32"/>
    <w:qFormat/>
    <w:uiPriority w:val="9"/>
    <w:pPr>
      <w:keepNext/>
      <w:keepLines/>
      <w:spacing w:after="80"/>
      <w:outlineLvl w:val="3"/>
    </w:pPr>
    <w:rPr>
      <w:rFonts w:eastAsia="黑体" w:cstheme="majorBidi"/>
      <w:bCs/>
      <w:color w:val="0090C8"/>
      <w:sz w:val="22"/>
      <w:szCs w:val="28"/>
    </w:rPr>
  </w:style>
  <w:style w:type="paragraph" w:styleId="6">
    <w:name w:val="heading 5"/>
    <w:basedOn w:val="1"/>
    <w:next w:val="1"/>
    <w:link w:val="33"/>
    <w:semiHidden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34"/>
    <w:semiHidden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8">
    <w:name w:val="heading 7"/>
    <w:basedOn w:val="1"/>
    <w:next w:val="1"/>
    <w:link w:val="35"/>
    <w:semiHidden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36"/>
    <w:semiHidden/>
    <w:qFormat/>
    <w:uiPriority w:val="9"/>
    <w:pPr>
      <w:keepNext/>
      <w:keepLines/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0">
    <w:name w:val="heading 9"/>
    <w:basedOn w:val="1"/>
    <w:next w:val="1"/>
    <w:link w:val="37"/>
    <w:semiHidden/>
    <w:qFormat/>
    <w:uiPriority w:val="9"/>
    <w:pPr>
      <w:keepNext/>
      <w:keepLines/>
      <w:spacing w:before="240" w:after="64" w:line="320" w:lineRule="auto"/>
      <w:outlineLvl w:val="8"/>
    </w:pPr>
    <w:rPr>
      <w:rFonts w:asciiTheme="majorHAnsi" w:hAnsiTheme="majorHAnsi" w:eastAsiaTheme="majorEastAsia" w:cstheme="majorBidi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link w:val="53"/>
    <w:semiHidden/>
    <w:unhideWhenUsed/>
    <w:qFormat/>
    <w:uiPriority w:val="99"/>
    <w:rPr>
      <w:rFonts w:ascii="宋体"/>
      <w:szCs w:val="18"/>
    </w:rPr>
  </w:style>
  <w:style w:type="paragraph" w:styleId="12">
    <w:name w:val="annotation text"/>
    <w:basedOn w:val="1"/>
    <w:link w:val="51"/>
    <w:semiHidden/>
    <w:unhideWhenUsed/>
    <w:qFormat/>
    <w:uiPriority w:val="99"/>
    <w:pPr>
      <w:jc w:val="left"/>
    </w:pPr>
  </w:style>
  <w:style w:type="paragraph" w:styleId="13">
    <w:name w:val="Balloon Text"/>
    <w:basedOn w:val="1"/>
    <w:link w:val="47"/>
    <w:semiHidden/>
    <w:unhideWhenUsed/>
    <w:qFormat/>
    <w:uiPriority w:val="99"/>
    <w:pPr>
      <w:spacing w:before="0" w:after="0"/>
    </w:pPr>
    <w:rPr>
      <w:szCs w:val="18"/>
    </w:rPr>
  </w:style>
  <w:style w:type="paragraph" w:styleId="14">
    <w:name w:val="footer"/>
    <w:basedOn w:val="1"/>
    <w:link w:val="46"/>
    <w:qFormat/>
    <w:uiPriority w:val="99"/>
    <w:pPr>
      <w:tabs>
        <w:tab w:val="center" w:pos="4153"/>
        <w:tab w:val="right" w:pos="8306"/>
      </w:tabs>
      <w:snapToGrid w:val="0"/>
      <w:jc w:val="left"/>
    </w:pPr>
    <w:rPr>
      <w:color w:val="CCE8CF" w:themeColor="background1"/>
      <w:sz w:val="16"/>
      <w:szCs w:val="18"/>
      <w14:textFill>
        <w14:solidFill>
          <w14:schemeClr w14:val="bg1"/>
        </w14:solidFill>
      </w14:textFill>
    </w:rPr>
  </w:style>
  <w:style w:type="paragraph" w:styleId="15">
    <w:name w:val="header"/>
    <w:basedOn w:val="1"/>
    <w:link w:val="4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paragraph" w:styleId="16">
    <w:name w:val="Signature"/>
    <w:basedOn w:val="1"/>
    <w:link w:val="49"/>
    <w:qFormat/>
    <w:uiPriority w:val="99"/>
    <w:pPr>
      <w:snapToGrid w:val="0"/>
      <w:spacing w:before="0" w:after="0"/>
    </w:pPr>
    <w:rPr>
      <w:rFonts w:ascii="Futura Hv" w:hAnsi="Futura Hv" w:eastAsia="黑体"/>
      <w:sz w:val="10"/>
    </w:rPr>
  </w:style>
  <w:style w:type="paragraph" w:styleId="17">
    <w:name w:val="HTML Preformatted"/>
    <w:basedOn w:val="1"/>
    <w:link w:val="61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jc w:val="left"/>
    </w:pPr>
    <w:rPr>
      <w:rFonts w:ascii="宋体" w:hAnsi="宋体" w:cs="宋体"/>
      <w:kern w:val="0"/>
      <w:sz w:val="24"/>
      <w:szCs w:val="24"/>
    </w:rPr>
  </w:style>
  <w:style w:type="paragraph" w:styleId="18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9">
    <w:name w:val="Title"/>
    <w:basedOn w:val="1"/>
    <w:next w:val="1"/>
    <w:link w:val="29"/>
    <w:semiHidden/>
    <w:qFormat/>
    <w:uiPriority w:val="1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paragraph" w:styleId="20">
    <w:name w:val="annotation subject"/>
    <w:basedOn w:val="12"/>
    <w:next w:val="12"/>
    <w:link w:val="52"/>
    <w:semiHidden/>
    <w:unhideWhenUsed/>
    <w:qFormat/>
    <w:uiPriority w:val="99"/>
    <w:rPr>
      <w:b/>
      <w:bCs/>
    </w:rPr>
  </w:style>
  <w:style w:type="table" w:styleId="22">
    <w:name w:val="Table Grid"/>
    <w:basedOn w:val="21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3">
    <w:name w:val="Table Professional"/>
    <w:basedOn w:val="21"/>
    <w:semiHidden/>
    <w:unhideWhenUsed/>
    <w:qFormat/>
    <w:uiPriority w:val="99"/>
    <w:pPr>
      <w:widowControl w:val="0"/>
      <w:spacing w:before="80" w:after="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5">
    <w:name w:val="Hyperlink"/>
    <w:basedOn w:val="2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4"/>
    <w:semiHidden/>
    <w:unhideWhenUsed/>
    <w:qFormat/>
    <w:uiPriority w:val="99"/>
    <w:rPr>
      <w:sz w:val="21"/>
      <w:szCs w:val="21"/>
    </w:rPr>
  </w:style>
  <w:style w:type="paragraph" w:styleId="27">
    <w:name w:val="List Paragraph"/>
    <w:basedOn w:val="1"/>
    <w:semiHidden/>
    <w:qFormat/>
    <w:uiPriority w:val="34"/>
    <w:pPr>
      <w:ind w:firstLine="420" w:firstLineChars="200"/>
    </w:pPr>
  </w:style>
  <w:style w:type="character" w:customStyle="1" w:styleId="28">
    <w:name w:val="标题 1 字符"/>
    <w:basedOn w:val="24"/>
    <w:link w:val="2"/>
    <w:qFormat/>
    <w:uiPriority w:val="9"/>
    <w:rPr>
      <w:rFonts w:ascii="Arial" w:hAnsi="Arial" w:eastAsia="黑体"/>
      <w:bCs/>
      <w:color w:val="0090C8"/>
      <w:kern w:val="44"/>
      <w:sz w:val="48"/>
      <w:szCs w:val="44"/>
    </w:rPr>
  </w:style>
  <w:style w:type="character" w:customStyle="1" w:styleId="29">
    <w:name w:val="标题 字符"/>
    <w:basedOn w:val="24"/>
    <w:link w:val="19"/>
    <w:semiHidden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30">
    <w:name w:val="标题 2 字符"/>
    <w:basedOn w:val="24"/>
    <w:link w:val="3"/>
    <w:qFormat/>
    <w:uiPriority w:val="9"/>
    <w:rPr>
      <w:rFonts w:ascii="Arial" w:hAnsi="Arial" w:eastAsia="黑体" w:cstheme="majorBidi"/>
      <w:bCs/>
      <w:color w:val="0090C8"/>
      <w:sz w:val="36"/>
      <w:szCs w:val="32"/>
    </w:rPr>
  </w:style>
  <w:style w:type="character" w:customStyle="1" w:styleId="31">
    <w:name w:val="标题 3 字符"/>
    <w:basedOn w:val="24"/>
    <w:link w:val="4"/>
    <w:qFormat/>
    <w:uiPriority w:val="9"/>
    <w:rPr>
      <w:rFonts w:ascii="Arial" w:hAnsi="Arial" w:eastAsia="黑体"/>
      <w:bCs/>
      <w:color w:val="0090C8"/>
      <w:sz w:val="30"/>
      <w:szCs w:val="32"/>
    </w:rPr>
  </w:style>
  <w:style w:type="character" w:customStyle="1" w:styleId="32">
    <w:name w:val="标题 4 字符"/>
    <w:basedOn w:val="24"/>
    <w:link w:val="5"/>
    <w:qFormat/>
    <w:uiPriority w:val="9"/>
    <w:rPr>
      <w:rFonts w:ascii="Arial" w:hAnsi="Arial" w:eastAsia="黑体" w:cstheme="majorBidi"/>
      <w:bCs/>
      <w:color w:val="0090C8"/>
      <w:sz w:val="22"/>
      <w:szCs w:val="28"/>
    </w:rPr>
  </w:style>
  <w:style w:type="character" w:customStyle="1" w:styleId="33">
    <w:name w:val="标题 5 字符"/>
    <w:basedOn w:val="24"/>
    <w:link w:val="6"/>
    <w:semiHidden/>
    <w:qFormat/>
    <w:uiPriority w:val="0"/>
    <w:rPr>
      <w:b/>
      <w:bCs/>
      <w:sz w:val="28"/>
      <w:szCs w:val="28"/>
    </w:rPr>
  </w:style>
  <w:style w:type="character" w:customStyle="1" w:styleId="34">
    <w:name w:val="标题 6 字符"/>
    <w:basedOn w:val="24"/>
    <w:link w:val="7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5">
    <w:name w:val="标题 7 字符"/>
    <w:basedOn w:val="24"/>
    <w:link w:val="8"/>
    <w:semiHidden/>
    <w:qFormat/>
    <w:uiPriority w:val="9"/>
    <w:rPr>
      <w:b/>
      <w:bCs/>
      <w:sz w:val="24"/>
      <w:szCs w:val="24"/>
    </w:rPr>
  </w:style>
  <w:style w:type="character" w:customStyle="1" w:styleId="36">
    <w:name w:val="标题 8 字符"/>
    <w:basedOn w:val="24"/>
    <w:link w:val="9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37">
    <w:name w:val="标题 9 字符"/>
    <w:basedOn w:val="24"/>
    <w:link w:val="10"/>
    <w:semiHidden/>
    <w:qFormat/>
    <w:uiPriority w:val="9"/>
    <w:rPr>
      <w:rFonts w:asciiTheme="majorHAnsi" w:hAnsiTheme="majorHAnsi" w:eastAsiaTheme="majorEastAsia" w:cstheme="majorBidi"/>
    </w:rPr>
  </w:style>
  <w:style w:type="paragraph" w:customStyle="1" w:styleId="38">
    <w:name w:val="Item List"/>
    <w:basedOn w:val="1"/>
    <w:autoRedefine/>
    <w:qFormat/>
    <w:uiPriority w:val="0"/>
    <w:pPr>
      <w:numPr>
        <w:ilvl w:val="0"/>
        <w:numId w:val="1"/>
      </w:numPr>
      <w:spacing w:before="120"/>
      <w:ind w:left="419" w:hanging="419" w:hangingChars="233"/>
      <w:jc w:val="left"/>
    </w:pPr>
    <w:rPr>
      <w:rFonts w:ascii="Source Sans Pro" w:hAnsi="Source Sans Pro" w:eastAsia="Source Sans Pro" w:cs="Times New Roman"/>
      <w:kern w:val="0"/>
      <w:szCs w:val="13"/>
    </w:rPr>
  </w:style>
  <w:style w:type="paragraph" w:customStyle="1" w:styleId="39">
    <w:name w:val="Item List_2"/>
    <w:basedOn w:val="1"/>
    <w:autoRedefine/>
    <w:qFormat/>
    <w:uiPriority w:val="0"/>
    <w:pPr>
      <w:numPr>
        <w:ilvl w:val="0"/>
        <w:numId w:val="2"/>
      </w:numPr>
      <w:spacing w:before="120"/>
      <w:ind w:left="874"/>
      <w:jc w:val="left"/>
    </w:pPr>
    <w:rPr>
      <w:rFonts w:cs="Times New Roman"/>
      <w:kern w:val="0"/>
      <w:szCs w:val="13"/>
    </w:rPr>
  </w:style>
  <w:style w:type="paragraph" w:customStyle="1" w:styleId="40">
    <w:name w:val="Item List_3"/>
    <w:basedOn w:val="1"/>
    <w:autoRedefine/>
    <w:qFormat/>
    <w:uiPriority w:val="0"/>
    <w:pPr>
      <w:numPr>
        <w:ilvl w:val="0"/>
        <w:numId w:val="3"/>
      </w:numPr>
      <w:tabs>
        <w:tab w:val="left" w:pos="945"/>
      </w:tabs>
      <w:spacing w:before="120"/>
      <w:ind w:left="1247" w:hanging="340"/>
      <w:jc w:val="left"/>
    </w:pPr>
    <w:rPr>
      <w:rFonts w:cs="Times New Roman"/>
      <w:kern w:val="0"/>
      <w:szCs w:val="13"/>
    </w:rPr>
  </w:style>
  <w:style w:type="paragraph" w:customStyle="1" w:styleId="41">
    <w:name w:val="图片"/>
    <w:basedOn w:val="1"/>
    <w:qFormat/>
    <w:uiPriority w:val="0"/>
    <w:pPr>
      <w:jc w:val="center"/>
    </w:pPr>
  </w:style>
  <w:style w:type="paragraph" w:customStyle="1" w:styleId="42">
    <w:name w:val="图片标注"/>
    <w:basedOn w:val="41"/>
    <w:qFormat/>
    <w:uiPriority w:val="0"/>
  </w:style>
  <w:style w:type="paragraph" w:customStyle="1" w:styleId="43">
    <w:name w:val="表格标题文字"/>
    <w:qFormat/>
    <w:uiPriority w:val="0"/>
    <w:pPr>
      <w:snapToGrid w:val="0"/>
      <w:spacing w:before="120" w:line="240" w:lineRule="exact"/>
    </w:pPr>
    <w:rPr>
      <w:rFonts w:ascii="Arial" w:hAnsi="Arial" w:eastAsia="黑体" w:cstheme="minorBidi"/>
      <w:kern w:val="2"/>
      <w:sz w:val="18"/>
      <w:szCs w:val="21"/>
      <w:lang w:val="en-US" w:eastAsia="zh-CN" w:bidi="ar-SA"/>
    </w:rPr>
  </w:style>
  <w:style w:type="paragraph" w:customStyle="1" w:styleId="44">
    <w:name w:val="表格非标题文字"/>
    <w:link w:val="48"/>
    <w:qFormat/>
    <w:uiPriority w:val="0"/>
    <w:pPr>
      <w:snapToGrid w:val="0"/>
      <w:spacing w:before="80" w:after="40"/>
    </w:pPr>
    <w:rPr>
      <w:rFonts w:ascii="Arial" w:hAnsi="Arial" w:eastAsia="宋体" w:cstheme="minorBidi"/>
      <w:kern w:val="2"/>
      <w:sz w:val="18"/>
      <w:szCs w:val="21"/>
      <w:lang w:val="en-US" w:eastAsia="zh-CN" w:bidi="ar-SA"/>
    </w:rPr>
  </w:style>
  <w:style w:type="character" w:customStyle="1" w:styleId="45">
    <w:name w:val="页眉 字符"/>
    <w:basedOn w:val="24"/>
    <w:link w:val="15"/>
    <w:qFormat/>
    <w:uiPriority w:val="99"/>
    <w:rPr>
      <w:rFonts w:ascii="Futura Bk" w:hAnsi="Futura Bk" w:eastAsia="宋体"/>
      <w:color w:val="505050"/>
      <w:sz w:val="18"/>
      <w:szCs w:val="18"/>
    </w:rPr>
  </w:style>
  <w:style w:type="character" w:customStyle="1" w:styleId="46">
    <w:name w:val="页脚 字符"/>
    <w:basedOn w:val="24"/>
    <w:link w:val="14"/>
    <w:qFormat/>
    <w:uiPriority w:val="99"/>
    <w:rPr>
      <w:rFonts w:ascii="Futura Bk" w:hAnsi="Futura Bk" w:eastAsia="宋体"/>
      <w:color w:val="CCE8CF" w:themeColor="background1"/>
      <w:sz w:val="16"/>
      <w:szCs w:val="18"/>
      <w14:textFill>
        <w14:solidFill>
          <w14:schemeClr w14:val="bg1"/>
        </w14:solidFill>
      </w14:textFill>
    </w:rPr>
  </w:style>
  <w:style w:type="character" w:customStyle="1" w:styleId="47">
    <w:name w:val="批注框文本 字符"/>
    <w:basedOn w:val="24"/>
    <w:link w:val="13"/>
    <w:semiHidden/>
    <w:qFormat/>
    <w:uiPriority w:val="99"/>
    <w:rPr>
      <w:rFonts w:ascii="Futura Bk" w:hAnsi="Futura Bk" w:eastAsia="宋体"/>
      <w:color w:val="505050"/>
      <w:sz w:val="18"/>
      <w:szCs w:val="18"/>
    </w:rPr>
  </w:style>
  <w:style w:type="character" w:customStyle="1" w:styleId="48">
    <w:name w:val="表格非标题文字 Char"/>
    <w:basedOn w:val="24"/>
    <w:link w:val="44"/>
    <w:qFormat/>
    <w:uiPriority w:val="0"/>
    <w:rPr>
      <w:rFonts w:ascii="Arial" w:hAnsi="Arial" w:eastAsia="宋体"/>
      <w:sz w:val="18"/>
    </w:rPr>
  </w:style>
  <w:style w:type="character" w:customStyle="1" w:styleId="49">
    <w:name w:val="签名 字符"/>
    <w:basedOn w:val="24"/>
    <w:link w:val="16"/>
    <w:qFormat/>
    <w:uiPriority w:val="99"/>
    <w:rPr>
      <w:rFonts w:ascii="Futura Hv" w:hAnsi="Futura Hv" w:eastAsia="黑体"/>
      <w:color w:val="505050"/>
      <w:sz w:val="10"/>
    </w:rPr>
  </w:style>
  <w:style w:type="table" w:customStyle="1" w:styleId="50">
    <w:name w:val="Table"/>
    <w:basedOn w:val="22"/>
    <w:qFormat/>
    <w:uiPriority w:val="0"/>
    <w:pPr>
      <w:widowControl w:val="0"/>
      <w:snapToGrid w:val="0"/>
      <w:spacing w:before="80"/>
    </w:pPr>
    <w:rPr>
      <w:rFonts w:ascii="Arial" w:hAnsi="Arial" w:eastAsia="宋体" w:cs="Times New Roman"/>
      <w:kern w:val="0"/>
      <w:sz w:val="18"/>
      <w:szCs w:val="20"/>
    </w:rPr>
    <w:tblPr>
      <w:tblBorders>
        <w:top w:val="single" w:color="auto" w:sz="8" w:space="0"/>
        <w:bottom w:val="single" w:color="auto" w:sz="8" w:space="0"/>
        <w:insideH w:val="single" w:color="808080" w:sz="4" w:space="0"/>
        <w:insideV w:val="single" w:color="808080" w:sz="4" w:space="0"/>
      </w:tblBorders>
    </w:tblPr>
    <w:tcPr>
      <w:vAlign w:val="center"/>
    </w:tcPr>
    <w:tblStylePr w:type="firstRow">
      <w:pPr>
        <w:wordWrap/>
        <w:ind w:left="0" w:leftChars="0"/>
      </w:pPr>
      <w:tcPr>
        <w:tcBorders>
          <w:top w:val="single" w:color="auto" w:sz="8" w:space="0"/>
          <w:left w:val="nil"/>
          <w:bottom w:val="single" w:color="808080" w:sz="4" w:space="0"/>
          <w:right w:val="nil"/>
          <w:insideH w:val="nil"/>
          <w:insideV w:val="single" w:sz="4" w:space="0"/>
          <w:tl2br w:val="nil"/>
          <w:tr2bl w:val="nil"/>
        </w:tcBorders>
        <w:shd w:val="clear" w:color="auto" w:fill="D9D9D9"/>
      </w:tcPr>
    </w:tblStylePr>
    <w:tblStylePr w:type="lastRow">
      <w:tcPr>
        <w:tcBorders>
          <w:top w:val="single" w:color="808080" w:sz="4" w:space="0"/>
          <w:left w:val="nil"/>
          <w:bottom w:val="single" w:color="auto" w:sz="8" w:space="0"/>
          <w:right w:val="nil"/>
          <w:insideH w:val="nil"/>
          <w:insideV w:val="single" w:sz="4" w:space="0"/>
          <w:tl2br w:val="nil"/>
          <w:tr2bl w:val="nil"/>
        </w:tcBorders>
      </w:tcPr>
    </w:tblStylePr>
  </w:style>
  <w:style w:type="character" w:customStyle="1" w:styleId="51">
    <w:name w:val="批注文字 字符"/>
    <w:basedOn w:val="24"/>
    <w:link w:val="12"/>
    <w:semiHidden/>
    <w:qFormat/>
    <w:uiPriority w:val="99"/>
    <w:rPr>
      <w:rFonts w:ascii="Futura Bk" w:hAnsi="Futura Bk" w:eastAsia="宋体"/>
      <w:sz w:val="18"/>
    </w:rPr>
  </w:style>
  <w:style w:type="character" w:customStyle="1" w:styleId="52">
    <w:name w:val="批注主题 字符"/>
    <w:basedOn w:val="51"/>
    <w:link w:val="20"/>
    <w:semiHidden/>
    <w:qFormat/>
    <w:uiPriority w:val="99"/>
    <w:rPr>
      <w:rFonts w:ascii="Futura Bk" w:hAnsi="Futura Bk" w:eastAsia="宋体"/>
      <w:b/>
      <w:bCs/>
      <w:sz w:val="18"/>
    </w:rPr>
  </w:style>
  <w:style w:type="character" w:customStyle="1" w:styleId="53">
    <w:name w:val="文档结构图 字符"/>
    <w:basedOn w:val="24"/>
    <w:link w:val="11"/>
    <w:semiHidden/>
    <w:qFormat/>
    <w:uiPriority w:val="99"/>
    <w:rPr>
      <w:rFonts w:ascii="宋体" w:hAnsi="Futura Bk" w:eastAsia="宋体"/>
      <w:sz w:val="18"/>
      <w:szCs w:val="18"/>
    </w:rPr>
  </w:style>
  <w:style w:type="table" w:customStyle="1" w:styleId="54">
    <w:name w:val="Table1"/>
    <w:basedOn w:val="22"/>
    <w:qFormat/>
    <w:uiPriority w:val="99"/>
    <w:pPr>
      <w:widowControl w:val="0"/>
      <w:spacing w:before="80" w:after="80"/>
      <w:jc w:val="both"/>
    </w:pPr>
    <w:rPr>
      <w:rFonts w:ascii="Arial" w:hAnsi="Arial" w:eastAsia="宋体" w:cs="Times New Roman"/>
      <w:kern w:val="0"/>
      <w:sz w:val="18"/>
      <w:szCs w:val="20"/>
    </w:rPr>
    <w:tblPr>
      <w:tblBorders>
        <w:insideH w:val="single" w:color="808080" w:sz="4" w:space="0"/>
        <w:insideV w:val="single" w:color="808080" w:sz="4" w:space="0"/>
      </w:tblBorders>
    </w:tblPr>
    <w:tcPr>
      <w:vAlign w:val="center"/>
    </w:tcPr>
    <w:tblStylePr w:type="firstRow">
      <w:pPr>
        <w:wordWrap/>
        <w:ind w:left="0" w:leftChars="0"/>
      </w:pPr>
      <w:tcPr>
        <w:tcBorders>
          <w:top w:val="single" w:color="auto" w:sz="4" w:space="0"/>
          <w:left w:val="nil"/>
          <w:bottom w:val="single" w:color="808080" w:sz="4" w:space="0"/>
          <w:right w:val="nil"/>
          <w:insideH w:val="nil"/>
          <w:insideV w:val="single" w:sz="4" w:space="0"/>
          <w:tl2br w:val="nil"/>
          <w:tr2bl w:val="nil"/>
        </w:tcBorders>
        <w:shd w:val="clear" w:color="auto" w:fill="D9D9D9"/>
      </w:tcPr>
    </w:tblStylePr>
    <w:tblStylePr w:type="lastRow">
      <w:tcPr>
        <w:tcBorders>
          <w:top w:val="single" w:color="808080" w:sz="4" w:space="0"/>
          <w:left w:val="nil"/>
          <w:bottom w:val="single" w:color="auto" w:sz="4" w:space="0"/>
          <w:right w:val="nil"/>
          <w:insideH w:val="nil"/>
          <w:insideV w:val="single" w:sz="4" w:space="0"/>
          <w:tl2br w:val="nil"/>
          <w:tr2bl w:val="nil"/>
        </w:tcBorders>
      </w:tcPr>
    </w:tblStylePr>
  </w:style>
  <w:style w:type="character" w:customStyle="1" w:styleId="55">
    <w:name w:val="Table Char"/>
    <w:basedOn w:val="24"/>
    <w:qFormat/>
    <w:uiPriority w:val="99"/>
    <w:rPr>
      <w:rFonts w:ascii="Arial" w:hAnsi="Arial" w:eastAsia="宋体" w:cs="Arial"/>
      <w:sz w:val="18"/>
      <w:szCs w:val="21"/>
      <w:lang w:val="en-US" w:eastAsia="zh-CN" w:bidi="ar-SA"/>
    </w:rPr>
  </w:style>
  <w:style w:type="paragraph" w:customStyle="1" w:styleId="56">
    <w:name w:val="产品型号"/>
    <w:basedOn w:val="1"/>
    <w:next w:val="41"/>
    <w:qFormat/>
    <w:uiPriority w:val="0"/>
    <w:rPr>
      <w:rFonts w:eastAsia="黑体"/>
      <w:sz w:val="36"/>
    </w:rPr>
  </w:style>
  <w:style w:type="table" w:customStyle="1" w:styleId="57">
    <w:name w:val="BTable"/>
    <w:basedOn w:val="21"/>
    <w:qFormat/>
    <w:uiPriority w:val="99"/>
    <w:pPr>
      <w:spacing w:before="80"/>
    </w:pPr>
    <w:rPr>
      <w:rFonts w:ascii="Calibri" w:hAnsi="Calibri"/>
      <w:sz w:val="18"/>
    </w:rPr>
    <w:tblPr>
      <w:tblBorders>
        <w:top w:val="single" w:color="0070C0" w:sz="4" w:space="0"/>
        <w:left w:val="single" w:color="0070C0" w:sz="4" w:space="0"/>
        <w:bottom w:val="single" w:color="0070C0" w:sz="4" w:space="0"/>
        <w:right w:val="single" w:color="0070C0" w:sz="4" w:space="0"/>
        <w:insideH w:val="single" w:color="0070C0" w:sz="4" w:space="0"/>
        <w:insideV w:val="single" w:color="0070C0" w:sz="4" w:space="0"/>
      </w:tblBorders>
    </w:tblPr>
    <w:tcPr>
      <w:vAlign w:val="center"/>
    </w:tcPr>
    <w:tblStylePr w:type="firstRow">
      <w:tcPr>
        <w:shd w:val="clear" w:color="auto" w:fill="C6DBF7"/>
      </w:tcPr>
    </w:tblStylePr>
  </w:style>
  <w:style w:type="paragraph" w:customStyle="1" w:styleId="58">
    <w:name w:val="表格标题"/>
    <w:basedOn w:val="1"/>
    <w:qFormat/>
    <w:uiPriority w:val="0"/>
    <w:pPr>
      <w:spacing w:before="40" w:after="60" w:line="220" w:lineRule="exact"/>
    </w:pPr>
    <w:rPr>
      <w:rFonts w:eastAsia="黑体"/>
      <w:color w:val="007CA8"/>
      <w:kern w:val="0"/>
      <w:szCs w:val="13"/>
    </w:rPr>
  </w:style>
  <w:style w:type="paragraph" w:customStyle="1" w:styleId="59">
    <w:name w:val="表格内文"/>
    <w:basedOn w:val="1"/>
    <w:qFormat/>
    <w:uiPriority w:val="0"/>
    <w:pPr>
      <w:spacing w:line="220" w:lineRule="exact"/>
      <w:jc w:val="left"/>
    </w:pPr>
    <w:rPr>
      <w:rFonts w:eastAsiaTheme="minorEastAsia"/>
      <w:kern w:val="0"/>
      <w:szCs w:val="13"/>
    </w:rPr>
  </w:style>
  <w:style w:type="paragraph" w:customStyle="1" w:styleId="60">
    <w:name w:val="功能图标"/>
    <w:basedOn w:val="41"/>
    <w:qFormat/>
    <w:uiPriority w:val="0"/>
    <w:pPr>
      <w:ind w:left="1021"/>
      <w:jc w:val="left"/>
    </w:pPr>
  </w:style>
  <w:style w:type="character" w:customStyle="1" w:styleId="61">
    <w:name w:val="HTML 预设格式 字符"/>
    <w:basedOn w:val="24"/>
    <w:link w:val="17"/>
    <w:semiHidden/>
    <w:qFormat/>
    <w:uiPriority w:val="99"/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microsoft.com/office/2011/relationships/people" Target="people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8.wmf"/><Relationship Id="rId2" Type="http://schemas.openxmlformats.org/officeDocument/2006/relationships/image" Target="media/image7.wmf"/><Relationship Id="rId1" Type="http://schemas.openxmlformats.org/officeDocument/2006/relationships/image" Target="media/image6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08562\Downloads\&#12304;&#21333;&#26639;&#12305;&#20135;&#21697;&#24425;&#39029;&#26679;&#24335;&#27169;&#26495;(V2.0)-&#20013;&#25991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9F01ACE-B8AA-4EDC-B382-E7BFD2A6390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【单栏】产品彩页样式模板(V2.0)-中文.dotx</Template>
  <Company>h3c</Company>
  <Pages>4</Pages>
  <Words>314</Words>
  <Characters>1961</Characters>
  <Lines>1</Lines>
  <Paragraphs>1</Paragraphs>
  <TotalTime>0</TotalTime>
  <ScaleCrop>false</ScaleCrop>
  <LinksUpToDate>false</LinksUpToDate>
  <CharactersWithSpaces>2175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2025-08-19T07:08:00Z</dcterms:created>
  <dc:creator>wulei</dc:creator>
  <cp:lastModifiedBy>陨之星</cp:lastModifiedBy>
  <cp:lastPrinted>2015-04-10T08:13:00Z</cp:lastPrinted>
  <dcterms:modified xsi:type="dcterms:W3CDTF">2026-01-27T03:54:15Z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eyJoZGlkIjoiZTE0MzA3ZGQ4MDczOTkwNzFkZjMyMzcwNGUwM2NlYmMiLCJ1c2VySWQiOiIzOTYxODU4MTcifQ==</vt:lpwstr>
  </property>
  <property fmtid="{D5CDD505-2E9C-101B-9397-08002B2CF9AE}" pid="3" name="KSOProductBuildVer">
    <vt:lpwstr>2052-12.1.0.24657</vt:lpwstr>
  </property>
  <property fmtid="{D5CDD505-2E9C-101B-9397-08002B2CF9AE}" pid="4" name="ICV">
    <vt:lpwstr>145AB81EF64C4453AD33CD306AEDEDF5_13</vt:lpwstr>
  </property>
</Properties>
</file>