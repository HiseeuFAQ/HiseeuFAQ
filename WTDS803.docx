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8E66B3">
      <w:pPr>
        <w:pStyle w:val="41"/>
        <w:jc w:val="left"/>
        <w:rPr>
          <w:rFonts w:hint="default" w:ascii="Arial" w:hAnsi="Arial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</w:pPr>
      <w:bookmarkStart w:id="0" w:name="_GoBack"/>
      <w:r>
        <w:rPr>
          <w:rFonts w:hint="eastAsia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  <w:t>WTDS803</w:t>
      </w:r>
    </w:p>
    <w:bookmarkEnd w:id="0"/>
    <w:p w14:paraId="6C06D1E6">
      <w:pPr>
        <w:pStyle w:val="41"/>
        <w:rPr>
          <w:rFonts w:hint="default" w:ascii="Arial" w:hAnsi="Arial" w:cs="Arial"/>
        </w:rPr>
      </w:pPr>
    </w:p>
    <w:p w14:paraId="0138181B">
      <w:pPr>
        <w:jc w:val="center"/>
        <w:rPr>
          <w:rFonts w:hint="default" w:ascii="Arial" w:hAnsi="Arial" w:cs="Arial"/>
          <w:sz w:val="6"/>
          <w:szCs w:val="6"/>
        </w:rPr>
      </w:pPr>
      <w:r>
        <w:drawing>
          <wp:inline distT="0" distB="0" distL="114300" distR="114300">
            <wp:extent cx="2735580" cy="3110230"/>
            <wp:effectExtent l="0" t="0" r="7620" b="1397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3110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43E629">
      <w:pPr>
        <w:pStyle w:val="3"/>
        <w:rPr>
          <w:rFonts w:hint="default" w:ascii="Arial" w:hAnsi="Arial" w:eastAsia="Source Sans Pro" w:cs="Arial"/>
          <w:i/>
          <w:color w:val="FF00FF"/>
        </w:rPr>
      </w:pPr>
      <w:r>
        <w:rPr>
          <w:rFonts w:hint="default" w:ascii="Arial" w:hAnsi="Arial" w:eastAsia="Source Sans Pro" w:cs="Arial"/>
        </w:rPr>
        <w:t>Features</w:t>
      </w:r>
    </w:p>
    <w:p w14:paraId="68B743E6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Features a high-precision motor with a dual-axis pan-tilt mechanism, offering 345-degree horizontal rotation and 90-degree vertical rotation;</w:t>
      </w:r>
    </w:p>
    <w:p w14:paraId="4F7A1D22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3MP bullet camera + 3MP dome camera deliver crisp, detailed imagery;</w:t>
      </w:r>
    </w:p>
    <w:p w14:paraId="6F5296A7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Bluetooth network pairing enables effortless setup with three-step configuration;</w:t>
      </w:r>
    </w:p>
    <w:p w14:paraId="67EF9601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Built-in hotspot connectivity allows viewing and playback even without network access;</w:t>
      </w:r>
    </w:p>
    <w:p w14:paraId="720DB4EB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Multi-camera functionality enables simultaneous monitoring of two distinct areas, expanding surveillance coverage;</w:t>
      </w:r>
    </w:p>
    <w:p w14:paraId="776AD147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PIR + intelligent detection triggers instant recording;</w:t>
      </w:r>
    </w:p>
    <w:p w14:paraId="1349ABAF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Intelligent human-shaped detection filters false alarms for precise security protection;</w:t>
      </w:r>
    </w:p>
    <w:p w14:paraId="1E6B46F3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cloud storage and local TF card recording for secure video archiving;</w:t>
      </w:r>
    </w:p>
    <w:p w14:paraId="49336F89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Operates in ultra-low power consumption mode;</w:t>
      </w:r>
    </w:p>
    <w:p w14:paraId="5EEDAD11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lithium battery power supply and direct charging;</w:t>
      </w:r>
    </w:p>
    <w:p w14:paraId="3114B251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Features PWM dimming to extend battery life;</w:t>
      </w:r>
    </w:p>
    <w:p w14:paraId="478D6148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Pan-tilt unit supports motion tracking and preset positions;</w:t>
      </w:r>
    </w:p>
    <w:p w14:paraId="68FDD064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</w:pPr>
      <w:r>
        <w:rPr>
          <w:rFonts w:hint="default" w:ascii="Arial" w:hAnsi="Arial" w:cs="Arial"/>
        </w:rPr>
        <w:t>Mobile app access enables real-time viewing anytime, anywhere</w:t>
      </w:r>
    </w:p>
    <w:p w14:paraId="739DEDC8">
      <w:pPr>
        <w:pStyle w:val="3"/>
        <w:rPr>
          <w:rFonts w:hint="default" w:ascii="Arial" w:hAnsi="Arial" w:eastAsia="Source Sans Pro" w:cs="Arial"/>
          <w:i/>
          <w:color w:val="FF00FF"/>
        </w:rPr>
      </w:pPr>
      <w:r>
        <w:rPr>
          <w:rFonts w:hint="default" w:ascii="Arial" w:hAnsi="Arial" w:eastAsia="Source Sans Pro" w:cs="Arial"/>
        </w:rPr>
        <w:t>Specifications</w:t>
      </w:r>
    </w:p>
    <w:tbl>
      <w:tblPr>
        <w:tblStyle w:val="57"/>
        <w:tblW w:w="10221" w:type="dxa"/>
        <w:jc w:val="center"/>
        <w:tblBorders>
          <w:top w:val="single" w:color="0070C0" w:sz="4" w:space="0"/>
          <w:left w:val="single" w:color="0070C0" w:sz="4" w:space="0"/>
          <w:bottom w:val="single" w:color="0070C0" w:sz="4" w:space="0"/>
          <w:right w:val="single" w:color="0070C0" w:sz="4" w:space="0"/>
          <w:insideH w:val="single" w:color="0070C0" w:sz="4" w:space="0"/>
          <w:insideV w:val="single" w:color="0070C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7385"/>
      </w:tblGrid>
      <w:tr w14:paraId="2183D18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shd w:val="clear" w:color="auto" w:fill="C6D9F0" w:themeFill="text2" w:themeFillTint="33"/>
            <w:vAlign w:val="center"/>
          </w:tcPr>
          <w:p w14:paraId="7226F1A0">
            <w:pPr>
              <w:jc w:val="left"/>
              <w:rPr>
                <w:rFonts w:hint="default" w:ascii="Arial" w:hAnsi="Arial" w:eastAsia="Source Sans Pro" w:cs="Arial"/>
                <w:color w:val="0070C0"/>
              </w:rPr>
            </w:pPr>
            <w:r>
              <w:rPr>
                <w:rFonts w:hint="default" w:ascii="Arial" w:hAnsi="Arial" w:eastAsia="Source Sans Pro" w:cs="Arial"/>
                <w:color w:val="0070C0"/>
              </w:rPr>
              <w:t>Model</w:t>
            </w:r>
          </w:p>
        </w:tc>
        <w:tc>
          <w:tcPr>
            <w:tcW w:w="7385" w:type="dxa"/>
            <w:shd w:val="clear" w:color="auto" w:fill="C6D9F0" w:themeFill="text2" w:themeFillTint="33"/>
            <w:vAlign w:val="center"/>
          </w:tcPr>
          <w:p w14:paraId="5DDFBD3F">
            <w:pPr>
              <w:jc w:val="left"/>
              <w:rPr>
                <w:rFonts w:hint="default" w:ascii="Arial" w:hAnsi="Arial" w:eastAsia="宋体" w:cs="Arial"/>
                <w:color w:val="0070C0"/>
                <w:lang w:val="en-US" w:eastAsia="zh-CN"/>
              </w:rPr>
            </w:pPr>
            <w:r>
              <w:rPr>
                <w:rFonts w:hint="default" w:ascii="Arial" w:hAnsi="Arial" w:eastAsia="宋体" w:cs="Arial"/>
                <w:color w:val="0070C0"/>
                <w:lang w:val="en-US" w:eastAsia="zh-CN"/>
              </w:rPr>
              <w:t>WTDS803</w:t>
            </w:r>
          </w:p>
        </w:tc>
      </w:tr>
      <w:tr w14:paraId="665C5F1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027D325C">
            <w:pPr>
              <w:jc w:val="left"/>
              <w:rPr>
                <w:rFonts w:hint="default" w:cs="Arial"/>
                <w:color w:val="0070C0"/>
                <w:lang w:val="en-US" w:eastAsia="zh-CN"/>
              </w:rPr>
            </w:pPr>
            <w:r>
              <w:rPr>
                <w:rFonts w:hint="eastAsia" w:cs="Arial"/>
                <w:color w:val="0070C0"/>
                <w:lang w:val="en-US" w:eastAsia="zh-CN"/>
              </w:rPr>
              <w:t>Iamge</w:t>
            </w:r>
          </w:p>
        </w:tc>
      </w:tr>
      <w:tr w14:paraId="275C03A0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8B99B0F">
            <w:pPr>
              <w:jc w:val="left"/>
              <w:rPr>
                <w:rFonts w:hint="default" w:ascii="Arial" w:hAnsi="Arial" w:eastAsia="Source Sans Pro" w:cs="Arial"/>
              </w:rPr>
            </w:pPr>
            <w:r>
              <w:rPr>
                <w:rFonts w:hint="default" w:ascii="Arial" w:hAnsi="Arial" w:eastAsia="Source Sans Pro" w:cs="Arial"/>
              </w:rPr>
              <w:t>Pixels</w:t>
            </w:r>
          </w:p>
        </w:tc>
        <w:tc>
          <w:tcPr>
            <w:tcW w:w="7385" w:type="dxa"/>
            <w:vAlign w:val="center"/>
          </w:tcPr>
          <w:p w14:paraId="037E825E">
            <w:pPr>
              <w:jc w:val="left"/>
              <w:rPr>
                <w:rFonts w:hint="default" w:ascii="Arial" w:hAnsi="Arial" w:eastAsia="Source Sans Pro" w:cs="Arial"/>
                <w:lang w:val="en-US"/>
              </w:rPr>
            </w:pPr>
            <w:r>
              <w:rPr>
                <w:rFonts w:hint="eastAsia" w:cs="Arial"/>
                <w:lang w:val="en-US" w:eastAsia="zh-CN"/>
              </w:rPr>
              <w:t>300W+300W</w:t>
            </w:r>
          </w:p>
        </w:tc>
      </w:tr>
      <w:tr w14:paraId="7AAE4DB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003E2CD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Resolution</w:t>
            </w:r>
          </w:p>
        </w:tc>
        <w:tc>
          <w:tcPr>
            <w:tcW w:w="7385" w:type="dxa"/>
            <w:vAlign w:val="center"/>
          </w:tcPr>
          <w:p w14:paraId="00208581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2304 x 2592</w:t>
            </w:r>
          </w:p>
        </w:tc>
      </w:tr>
      <w:tr w14:paraId="0CB0AE9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BE8A454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cs="Arial"/>
                <w:lang w:val="en-US" w:eastAsia="zh-CN"/>
              </w:rPr>
              <w:t>Shutter Speed</w:t>
            </w:r>
          </w:p>
        </w:tc>
        <w:tc>
          <w:tcPr>
            <w:tcW w:w="7385" w:type="dxa"/>
            <w:vAlign w:val="center"/>
          </w:tcPr>
          <w:p w14:paraId="2B0C29EA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1/50(1/60) sec to 1/10000 sec</w:t>
            </w:r>
          </w:p>
        </w:tc>
      </w:tr>
      <w:tr w14:paraId="7B82B8E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12642EC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eastAsia"/>
              </w:rPr>
              <w:t>Sensor</w:t>
            </w:r>
          </w:p>
        </w:tc>
        <w:tc>
          <w:tcPr>
            <w:tcW w:w="7385" w:type="dxa"/>
            <w:vAlign w:val="center"/>
          </w:tcPr>
          <w:p w14:paraId="63E24BCC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1/2.9”CMOS *2</w:t>
            </w:r>
          </w:p>
        </w:tc>
      </w:tr>
      <w:tr w14:paraId="0503B01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0FBA5E5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eastAsia"/>
              </w:rPr>
              <w:t>Lens focal length</w:t>
            </w:r>
          </w:p>
        </w:tc>
        <w:tc>
          <w:tcPr>
            <w:tcW w:w="7385" w:type="dxa"/>
            <w:vAlign w:val="center"/>
          </w:tcPr>
          <w:p w14:paraId="31181C55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4mm fixed focal length</w:t>
            </w:r>
          </w:p>
        </w:tc>
      </w:tr>
      <w:tr w14:paraId="094FF67D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3E16BCA6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Audio</w:t>
            </w:r>
          </w:p>
        </w:tc>
      </w:tr>
      <w:tr w14:paraId="24BBC7F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BAFC62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Input</w:t>
            </w:r>
          </w:p>
        </w:tc>
        <w:tc>
          <w:tcPr>
            <w:tcW w:w="7385" w:type="dxa"/>
            <w:vAlign w:val="center"/>
          </w:tcPr>
          <w:p w14:paraId="01513DC8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Built-in microphone</w:t>
            </w:r>
          </w:p>
        </w:tc>
      </w:tr>
      <w:tr w14:paraId="249212AA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F9B12AD">
            <w:pPr>
              <w:jc w:val="left"/>
              <w:rPr>
                <w:rFonts w:hint="default" w:ascii="Arial" w:hAnsi="Arial" w:eastAsia="Source Sans Pro" w:cs="Arial"/>
              </w:rPr>
            </w:pPr>
            <w:r>
              <w:rPr>
                <w:rFonts w:hint="default" w:ascii="Arial" w:hAnsi="Arial" w:eastAsia="Source Sans Pro" w:cs="Arial"/>
              </w:rPr>
              <w:t>Output</w:t>
            </w:r>
          </w:p>
        </w:tc>
        <w:tc>
          <w:tcPr>
            <w:tcW w:w="7385" w:type="dxa"/>
            <w:vAlign w:val="center"/>
          </w:tcPr>
          <w:p w14:paraId="35D2E9E7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Built-in speaker</w:t>
            </w:r>
          </w:p>
        </w:tc>
      </w:tr>
      <w:tr w14:paraId="4CA30DC3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2F261C9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Two-way intercom</w:t>
            </w:r>
          </w:p>
        </w:tc>
        <w:tc>
          <w:tcPr>
            <w:tcW w:w="7385" w:type="dxa"/>
            <w:vAlign w:val="center"/>
          </w:tcPr>
          <w:p w14:paraId="379E3D51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</w:rPr>
              <w:t>Supported</w:t>
            </w:r>
          </w:p>
        </w:tc>
      </w:tr>
      <w:tr w14:paraId="2E16947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E7C54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Compression format</w:t>
            </w:r>
          </w:p>
        </w:tc>
        <w:tc>
          <w:tcPr>
            <w:tcW w:w="7385" w:type="dxa"/>
            <w:vAlign w:val="center"/>
          </w:tcPr>
          <w:p w14:paraId="4000A9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AAC/G711A</w:t>
            </w:r>
          </w:p>
        </w:tc>
      </w:tr>
      <w:tr w14:paraId="63FE9B2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5C0FC4D2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Video</w:t>
            </w:r>
          </w:p>
        </w:tc>
      </w:tr>
      <w:tr w14:paraId="5AE6AB3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9942D52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Compression Format</w:t>
            </w:r>
          </w:p>
        </w:tc>
        <w:tc>
          <w:tcPr>
            <w:tcW w:w="7385" w:type="dxa"/>
            <w:vAlign w:val="center"/>
          </w:tcPr>
          <w:p w14:paraId="049B7510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cs="Arial"/>
                <w:b w:val="0"/>
                <w:bCs/>
              </w:rPr>
              <w:t>H.265</w:t>
            </w:r>
          </w:p>
        </w:tc>
      </w:tr>
      <w:tr w14:paraId="5194DCD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E437D53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Frame Rate</w:t>
            </w:r>
          </w:p>
        </w:tc>
        <w:tc>
          <w:tcPr>
            <w:tcW w:w="7385" w:type="dxa"/>
            <w:vAlign w:val="center"/>
          </w:tcPr>
          <w:p w14:paraId="5E2BCE4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12.5fps</w:t>
            </w:r>
          </w:p>
        </w:tc>
      </w:tr>
      <w:tr w14:paraId="3277DC6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6EA2C81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eastAsia"/>
              </w:rPr>
              <w:t>Lighting Frequency</w:t>
            </w:r>
          </w:p>
        </w:tc>
        <w:tc>
          <w:tcPr>
            <w:tcW w:w="7385" w:type="dxa"/>
            <w:vAlign w:val="center"/>
          </w:tcPr>
          <w:p w14:paraId="70BA345E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eastAsia"/>
              </w:rPr>
              <w:t>50 Hz, 60 Hz</w:t>
            </w:r>
          </w:p>
        </w:tc>
      </w:tr>
      <w:tr w14:paraId="6552882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B4E542C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Night Vision Light Source</w:t>
            </w:r>
          </w:p>
        </w:tc>
        <w:tc>
          <w:tcPr>
            <w:tcW w:w="7385" w:type="dxa"/>
            <w:vAlign w:val="center"/>
          </w:tcPr>
          <w:p w14:paraId="46FFFB25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Dual-Light</w:t>
            </w:r>
          </w:p>
        </w:tc>
      </w:tr>
      <w:tr w14:paraId="3647C5E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581F8980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Recording</w:t>
            </w:r>
          </w:p>
        </w:tc>
      </w:tr>
      <w:tr w14:paraId="370C7F1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C21611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Recording Method</w:t>
            </w:r>
          </w:p>
        </w:tc>
        <w:tc>
          <w:tcPr>
            <w:tcW w:w="7385" w:type="dxa"/>
            <w:vAlign w:val="center"/>
          </w:tcPr>
          <w:p w14:paraId="2795C0A7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Alarm Triggering, Manual Recording</w:t>
            </w:r>
          </w:p>
        </w:tc>
      </w:tr>
      <w:tr w14:paraId="6B0433C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5746693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Recording Storage</w:t>
            </w:r>
          </w:p>
        </w:tc>
        <w:tc>
          <w:tcPr>
            <w:tcW w:w="7385" w:type="dxa"/>
            <w:vAlign w:val="center"/>
          </w:tcPr>
          <w:p w14:paraId="0D9011B6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TF Card, Cloud Storage  Paired with NVR Local Storage Recording</w:t>
            </w:r>
          </w:p>
        </w:tc>
      </w:tr>
      <w:tr w14:paraId="3103CD3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A0CBC2D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 xml:space="preserve">Features </w:t>
            </w:r>
          </w:p>
        </w:tc>
      </w:tr>
      <w:tr w14:paraId="5F2D9FF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B435022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Smart Functions</w:t>
            </w:r>
          </w:p>
        </w:tc>
        <w:tc>
          <w:tcPr>
            <w:tcW w:w="7385" w:type="dxa"/>
            <w:vAlign w:val="center"/>
          </w:tcPr>
          <w:p w14:paraId="0065DF2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Motion Detection, Human Detection, Pedestrian Tracking</w:t>
            </w:r>
          </w:p>
        </w:tc>
      </w:tr>
      <w:tr w14:paraId="7AE16C4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555B93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Alarm Notification</w:t>
            </w:r>
          </w:p>
        </w:tc>
        <w:tc>
          <w:tcPr>
            <w:tcW w:w="7385" w:type="dxa"/>
            <w:vAlign w:val="center"/>
          </w:tcPr>
          <w:p w14:paraId="39B1A8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Mobile App Notifications, Device Audible Alarms, Light Alarms</w:t>
            </w:r>
          </w:p>
        </w:tc>
      </w:tr>
      <w:tr w14:paraId="2D245690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1477B47A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  <w:color w:val="376092" w:themeColor="accent1" w:themeShade="BF"/>
              </w:rPr>
              <w:t>Network</w:t>
            </w:r>
          </w:p>
        </w:tc>
      </w:tr>
      <w:tr w14:paraId="13797CB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E78319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ONVIF </w:t>
            </w:r>
          </w:p>
        </w:tc>
        <w:tc>
          <w:tcPr>
            <w:tcW w:w="7385" w:type="dxa"/>
            <w:vAlign w:val="center"/>
          </w:tcPr>
          <w:p w14:paraId="497F81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Supported</w:t>
            </w:r>
          </w:p>
        </w:tc>
      </w:tr>
      <w:tr w14:paraId="5D3778C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9558F6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Wide Dynamic Range</w:t>
            </w:r>
          </w:p>
        </w:tc>
        <w:tc>
          <w:tcPr>
            <w:tcW w:w="7385" w:type="dxa"/>
            <w:vAlign w:val="center"/>
          </w:tcPr>
          <w:p w14:paraId="70E13F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Supports Digital Wide Dynamic Range</w:t>
            </w:r>
          </w:p>
        </w:tc>
      </w:tr>
      <w:tr w14:paraId="043E758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EB049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Network Protocols </w:t>
            </w:r>
          </w:p>
        </w:tc>
        <w:tc>
          <w:tcPr>
            <w:tcW w:w="7385" w:type="dxa"/>
            <w:vAlign w:val="center"/>
          </w:tcPr>
          <w:p w14:paraId="2290A5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Supports network protocols such as RTSP and DHCP</w:t>
            </w:r>
          </w:p>
        </w:tc>
      </w:tr>
      <w:tr w14:paraId="0372C30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24145BE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  <w:color w:val="376092" w:themeColor="accent1" w:themeShade="BF"/>
              </w:rPr>
              <w:t>Power</w:t>
            </w:r>
          </w:p>
        </w:tc>
      </w:tr>
      <w:tr w14:paraId="6337BCB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B8A5CC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Charging Voltage</w:t>
            </w:r>
          </w:p>
        </w:tc>
        <w:tc>
          <w:tcPr>
            <w:tcW w:w="7385" w:type="dxa"/>
            <w:vAlign w:val="center"/>
          </w:tcPr>
          <w:p w14:paraId="521B96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DC5V1A / Solar Panel Powered</w:t>
            </w:r>
          </w:p>
        </w:tc>
      </w:tr>
      <w:tr w14:paraId="0BFEC20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F5EACB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Power Consumption</w:t>
            </w:r>
          </w:p>
        </w:tc>
        <w:tc>
          <w:tcPr>
            <w:tcW w:w="7385" w:type="dxa"/>
            <w:vAlign w:val="center"/>
          </w:tcPr>
          <w:p w14:paraId="28F5B0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≤3W</w:t>
            </w:r>
          </w:p>
        </w:tc>
      </w:tr>
      <w:tr w14:paraId="250EA27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40AFB08B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Interfaces</w:t>
            </w:r>
          </w:p>
        </w:tc>
      </w:tr>
      <w:tr w14:paraId="0E74E15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D931329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Power Port </w:t>
            </w:r>
          </w:p>
        </w:tc>
        <w:tc>
          <w:tcPr>
            <w:tcW w:w="7385" w:type="dxa"/>
            <w:vAlign w:val="center"/>
          </w:tcPr>
          <w:p w14:paraId="3E52EDAD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DC5V    Type-C Port</w:t>
            </w:r>
          </w:p>
        </w:tc>
      </w:tr>
      <w:tr w14:paraId="0A3F9B3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C2864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Button</w:t>
            </w:r>
          </w:p>
        </w:tc>
        <w:tc>
          <w:tcPr>
            <w:tcW w:w="7385" w:type="dxa"/>
            <w:vAlign w:val="center"/>
          </w:tcPr>
          <w:p w14:paraId="7C01B7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Reset Button</w:t>
            </w:r>
          </w:p>
        </w:tc>
      </w:tr>
      <w:tr w14:paraId="323E39F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82A9F58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Installation</w:t>
            </w:r>
          </w:p>
        </w:tc>
      </w:tr>
      <w:tr w14:paraId="53D5FE7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4F571C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Mounting Methods </w:t>
            </w:r>
          </w:p>
        </w:tc>
        <w:tc>
          <w:tcPr>
            <w:tcW w:w="7385" w:type="dxa"/>
            <w:vAlign w:val="center"/>
          </w:tcPr>
          <w:p w14:paraId="471A37A8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Wall-mount</w:t>
            </w:r>
          </w:p>
        </w:tc>
      </w:tr>
      <w:tr w14:paraId="4E73B1AA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15E6B328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  <w:color w:val="0070C0"/>
              </w:rPr>
              <w:t>Environment</w:t>
            </w:r>
          </w:p>
        </w:tc>
      </w:tr>
      <w:tr w14:paraId="1868B4C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4773A012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Dust/Water Resistance</w:t>
            </w:r>
          </w:p>
        </w:tc>
        <w:tc>
          <w:tcPr>
            <w:tcW w:w="7385" w:type="dxa"/>
            <w:vAlign w:val="center"/>
          </w:tcPr>
          <w:p w14:paraId="39D0C029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IP65</w:t>
            </w:r>
          </w:p>
        </w:tc>
      </w:tr>
      <w:tr w14:paraId="738A2A4D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3EBB52C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Operating Temperature and Humidity </w:t>
            </w:r>
          </w:p>
        </w:tc>
        <w:tc>
          <w:tcPr>
            <w:tcW w:w="7385" w:type="dxa"/>
            <w:vAlign w:val="center"/>
          </w:tcPr>
          <w:p w14:paraId="04921707">
            <w:pPr>
              <w:jc w:val="left"/>
              <w:rPr>
                <w:rFonts w:hint="default" w:ascii="Arial" w:hAnsi="Arial" w:cs="Arial"/>
              </w:rPr>
            </w:pPr>
            <w:r>
              <w:rPr>
                <w:rFonts w:hint="eastAsia"/>
              </w:rPr>
              <w:t>-10°C to +50°C / 30% to 80% RH</w:t>
            </w:r>
          </w:p>
        </w:tc>
      </w:tr>
      <w:tr w14:paraId="4D689E7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666B82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Storage Temperature and Humidity</w:t>
            </w:r>
          </w:p>
        </w:tc>
        <w:tc>
          <w:tcPr>
            <w:tcW w:w="7385" w:type="dxa"/>
            <w:vAlign w:val="center"/>
          </w:tcPr>
          <w:p w14:paraId="02C446C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-20°C to +60°C / 20% to 90% RH</w:t>
            </w:r>
          </w:p>
        </w:tc>
      </w:tr>
      <w:tr w14:paraId="250DD6A6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1685C61C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  <w:color w:val="0070C0"/>
              </w:rPr>
              <w:t>Specifications</w:t>
            </w:r>
          </w:p>
        </w:tc>
      </w:tr>
      <w:tr w14:paraId="1A8A95F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EF053CE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Material</w:t>
            </w:r>
          </w:p>
        </w:tc>
        <w:tc>
          <w:tcPr>
            <w:tcW w:w="7385" w:type="dxa"/>
            <w:vAlign w:val="center"/>
          </w:tcPr>
          <w:p w14:paraId="04CBD3D7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Plastic</w:t>
            </w:r>
          </w:p>
        </w:tc>
      </w:tr>
      <w:tr w14:paraId="0675DF1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DAEDA60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Color</w:t>
            </w:r>
          </w:p>
        </w:tc>
        <w:tc>
          <w:tcPr>
            <w:tcW w:w="7385" w:type="dxa"/>
            <w:vAlign w:val="center"/>
          </w:tcPr>
          <w:p w14:paraId="57FC55D6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White</w:t>
            </w:r>
          </w:p>
        </w:tc>
      </w:tr>
      <w:tr w14:paraId="20F6724A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4F7DD72">
            <w:pPr>
              <w:jc w:val="left"/>
              <w:rPr>
                <w:rFonts w:hint="default" w:ascii="Arial" w:hAnsi="Arial" w:eastAsia="Source Sans Pro" w:cs="Arial"/>
              </w:rPr>
            </w:pPr>
            <w:r>
              <w:rPr>
                <w:rFonts w:hint="eastAsia"/>
              </w:rPr>
              <w:t xml:space="preserve">Accessories </w:t>
            </w:r>
          </w:p>
        </w:tc>
        <w:tc>
          <w:tcPr>
            <w:tcW w:w="7385" w:type="dxa"/>
            <w:vAlign w:val="center"/>
          </w:tcPr>
          <w:p w14:paraId="6F0A3F35">
            <w:pPr>
              <w:jc w:val="left"/>
              <w:rPr>
                <w:rFonts w:hint="default" w:ascii="Arial" w:hAnsi="Arial" w:eastAsia="Source Sans Pro" w:cs="Arial"/>
              </w:rPr>
            </w:pPr>
            <w:r>
              <w:rPr>
                <w:rFonts w:hint="eastAsia"/>
              </w:rPr>
              <w:t>Single item: Instruction manual*1, Screw pack*1, 3W solar panel*1, Solar panel mount*1, Camera mount*1</w:t>
            </w:r>
          </w:p>
        </w:tc>
      </w:tr>
    </w:tbl>
    <w:p w14:paraId="586522A0">
      <w:pPr>
        <w:spacing w:before="0" w:after="0"/>
        <w:jc w:val="center"/>
        <w:rPr>
          <w:rFonts w:hint="default" w:ascii="Arial" w:hAnsi="Arial" w:cs="Arial"/>
        </w:rPr>
      </w:pPr>
    </w:p>
    <w:p w14:paraId="70467AFB">
      <w:pPr>
        <w:widowControl/>
        <w:spacing w:before="0" w:after="0"/>
        <w:jc w:val="left"/>
        <w:rPr>
          <w:rFonts w:hint="default" w:ascii="Arial" w:hAnsi="Arial" w:cs="Arial"/>
        </w:rPr>
      </w:pPr>
    </w:p>
    <w:sectPr>
      <w:headerReference r:id="rId4" w:type="default"/>
      <w:footerReference r:id="rId6" w:type="default"/>
      <w:headerReference r:id="rId5" w:type="even"/>
      <w:footerReference r:id="rId7" w:type="even"/>
      <w:pgSz w:w="11906" w:h="16838"/>
      <w:pgMar w:top="1440" w:right="851" w:bottom="1440" w:left="85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utura Hv">
    <w:altName w:val="Segoe UI Semibold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ource Sans Pro">
    <w:altName w:val="Segoe Print"/>
    <w:panose1 w:val="020B0503030403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Futura Bk">
    <w:altName w:val="Arial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6CAE8">
    <w:pPr>
      <w:pStyle w:val="14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6130290</wp:posOffset>
              </wp:positionH>
              <wp:positionV relativeFrom="paragraph">
                <wp:posOffset>190500</wp:posOffset>
              </wp:positionV>
              <wp:extent cx="342900" cy="265430"/>
              <wp:effectExtent l="0" t="0" r="0" b="1270"/>
              <wp:wrapNone/>
              <wp:docPr id="27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D4A4E5">
                          <w:pPr>
                            <w:pStyle w:val="1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\*                                                                        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35" o:spid="_x0000_s1026" o:spt="202" type="#_x0000_t202" style="position:absolute;left:0pt;margin-left:482.7pt;margin-top:15pt;height:20.9pt;width:27pt;z-index:251660288;mso-width-relative:page;mso-height-relative:margin;mso-height-percent:200;" filled="f" stroked="f" coordsize="21600,21600" o:gfxdata="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IW6mZvVAAAACgEAAA8AAAAAAAAAAQAgAAAAIgAAAGRycy9kb3du&#10;cmV2LnhtbFBLAQIUABQAAAAIAIdO4kDIUaToAgIAABUEAAAOAAAAAAAAAAEAIAAAACQBAABkcnMv&#10;ZTJvRG9jLnhtbFBLBQYAAAAABgAGAFkBAACYBQAAAAA=&#10;">
              <v:fill on="f" focussize="0,0"/>
              <v:stroke on="f"/>
              <v:imagedata o:title=""/>
              <o:lock v:ext="edit" aspectratio="f"/>
              <v:textbox inset="1mm,1mm,1mm,1mm" style="mso-fit-shape-to-text:t;">
                <w:txbxContent>
                  <w:p w14:paraId="79D4A4E5">
                    <w:pPr>
                      <w:pStyle w:val="14"/>
                      <w:jc w:val="center"/>
                    </w:pPr>
                    <w:r>
                      <w:fldChar w:fldCharType="begin"/>
                    </w:r>
                    <w:r>
                      <w:instrText xml:space="preserve"> PAGE \*                                                                        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6164580</wp:posOffset>
              </wp:positionH>
              <wp:positionV relativeFrom="paragraph">
                <wp:posOffset>245745</wp:posOffset>
              </wp:positionV>
              <wp:extent cx="866140" cy="205105"/>
              <wp:effectExtent l="0" t="0" r="0" b="4445"/>
              <wp:wrapNone/>
              <wp:docPr id="23" name="Group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140" cy="205105"/>
                        <a:chOff x="10571" y="15781"/>
                        <a:chExt cx="1364" cy="323"/>
                      </a:xfrm>
                    </wpg:grpSpPr>
                    <wps:wsp>
                      <wps:cNvPr id="24" name="Rectangle 33"/>
                      <wps:cNvSpPr>
                        <a:spLocks noChangeArrowheads="1"/>
                      </wps:cNvSpPr>
                      <wps:spPr bwMode="auto">
                        <a:xfrm>
                          <a:off x="10571" y="1582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26" name="Rectangle 34"/>
                      <wps:cNvSpPr>
                        <a:spLocks noChangeArrowheads="1"/>
                      </wps:cNvSpPr>
                      <wps:spPr bwMode="auto">
                        <a:xfrm>
                          <a:off x="10571" y="1578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53BDD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2" o:spid="_x0000_s1026" o:spt="203" style="position:absolute;left:0pt;margin-left:485.4pt;margin-top:19.35pt;height:16.15pt;width:68.2pt;z-index:251659264;mso-width-relative:page;mso-height-relative:page;" coordorigin="10571,15781" coordsize="1364,323" o:gfxdata="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GzEAvNoAAAAKAQAADwAAAAAAAAABACAAAAAiAAAAZHJzL2Rvd25yZXYu&#10;eG1sUEsBAhQAFAAAAAgAh07iQO5/2V6kAgAArQcAAA4AAAAAAAAAAQAgAAAAKQEAAGRycy9lMm9E&#10;b2MueG1sUEsFBgAAAAAGAAYAWQEAAD8GAAAAAA==&#10;">
              <o:lock v:ext="edit" aspectratio="f"/>
              <v:rect id="Rectangle 33" o:spid="_x0000_s1026" o:spt="1" style="position:absolute;left:10571;top:15821;height:283;width:1364;" fillcolor="#FF0000" filled="t" stroked="f" coordsize="21600,21600" o:gfxdata="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3dCgL4A&#10;AADbAAAADwAAAAAAAAABACAAAAAiAAAAZHJzL2Rvd25yZXYueG1sUEsBAhQAFAAAAAgAh07iQDMv&#10;BZ47AAAAOQAAABAAAAAAAAAAAQAgAAAADQEAAGRycy9zaGFwZXhtbC54bWxQSwUGAAAAAAYABgBb&#10;AQAAtwM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34" o:spid="_x0000_s1026" o:spt="1" style="position:absolute;left:10571;top:15781;height:283;width:1364;" fillcolor="#53BDD5" filled="t" stroked="f" coordsize="21600,21600" o:gfxdata="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EPsYrgAAADbAAAA&#10;DwAAAAAAAAABACAAAAAiAAAAZHJzL2Rvd25yZXYueG1sUEsBAhQAFAAAAAgAh07iQDMvBZ47AAAA&#10;OQAAABAAAAAAAAAAAQAgAAAABwEAAGRycy9zaGFwZXhtbC54bWxQSwUGAAAAAAYABgBbAQAAsQMA&#10;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91C94">
    <w:pPr>
      <w:pStyle w:val="14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6985</wp:posOffset>
              </wp:positionH>
              <wp:positionV relativeFrom="paragraph">
                <wp:posOffset>219075</wp:posOffset>
              </wp:positionV>
              <wp:extent cx="342900" cy="265430"/>
              <wp:effectExtent l="0" t="0" r="0" b="1270"/>
              <wp:wrapNone/>
              <wp:docPr id="31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A31AF5">
                          <w:pPr>
                            <w:pStyle w:val="1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\*                                                                        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40" o:spid="_x0000_s1026" o:spt="202" type="#_x0000_t202" style="position:absolute;left:0pt;margin-left:0.55pt;margin-top:17.25pt;height:20.9pt;width:27pt;z-index:251662336;mso-width-relative:page;mso-height-relative:margin;mso-height-percent:200;" filled="f" stroked="f" coordsize="21600,21600" o:gfxdata="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03sV+9EAAAAGAQAADwAAAAAAAAABACAAAAAiAAAAZHJzL2Rvd25yZXYu&#10;eG1sUEsBAhQAFAAAAAgAh07iQLqd4MUCAgAAFQQAAA4AAAAAAAAAAQAgAAAAIAEAAGRycy9lMm9E&#10;b2MueG1sUEsFBgAAAAAGAAYAWQEAAJQFAAAAAA==&#10;">
              <v:fill on="f" focussize="0,0"/>
              <v:stroke on="f"/>
              <v:imagedata o:title=""/>
              <o:lock v:ext="edit" aspectratio="f"/>
              <v:textbox inset="1mm,1mm,1mm,1mm" style="mso-fit-shape-to-text:t;">
                <w:txbxContent>
                  <w:p w14:paraId="6CA31AF5">
                    <w:pPr>
                      <w:pStyle w:val="14"/>
                      <w:jc w:val="center"/>
                    </w:pPr>
                    <w:r>
                      <w:fldChar w:fldCharType="begin"/>
                    </w:r>
                    <w:r>
                      <w:instrText xml:space="preserve"> PAGE \*                                                                        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-551180</wp:posOffset>
              </wp:positionH>
              <wp:positionV relativeFrom="paragraph">
                <wp:posOffset>274320</wp:posOffset>
              </wp:positionV>
              <wp:extent cx="866140" cy="205105"/>
              <wp:effectExtent l="0" t="0" r="0" b="4445"/>
              <wp:wrapNone/>
              <wp:docPr id="28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140" cy="205105"/>
                        <a:chOff x="10571" y="15781"/>
                        <a:chExt cx="1364" cy="323"/>
                      </a:xfrm>
                    </wpg:grpSpPr>
                    <wps:wsp>
                      <wps:cNvPr id="29" name="Rectangle 38"/>
                      <wps:cNvSpPr>
                        <a:spLocks noChangeArrowheads="1"/>
                      </wps:cNvSpPr>
                      <wps:spPr bwMode="auto">
                        <a:xfrm>
                          <a:off x="10571" y="1582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30" name="Rectangle 39"/>
                      <wps:cNvSpPr>
                        <a:spLocks noChangeArrowheads="1"/>
                      </wps:cNvSpPr>
                      <wps:spPr bwMode="auto">
                        <a:xfrm>
                          <a:off x="10571" y="1578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3186C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7" o:spid="_x0000_s1026" o:spt="203" style="position:absolute;left:0pt;margin-left:-43.4pt;margin-top:21.6pt;height:16.15pt;width:68.2pt;z-index:251661312;mso-width-relative:page;mso-height-relative:page;" coordorigin="10571,15781" coordsize="1364,323" o:gfxdata="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sdbVuNoAAAAIAQAADwAAAAAAAAABACAAAAAiAAAAZHJzL2Rvd25yZXYu&#10;eG1sUEsBAhQAFAAAAAgAh07iQPVArtikAgAArQcAAA4AAAAAAAAAAQAgAAAAKQEAAGRycy9lMm9E&#10;b2MueG1sUEsFBgAAAAAGAAYAWQEAAD8GAAAAAA==&#10;">
              <o:lock v:ext="edit" aspectratio="f"/>
              <v:rect id="Rectangle 38" o:spid="_x0000_s1026" o:spt="1" style="position:absolute;left:10571;top:15821;height:283;width:1364;" fillcolor="#FF0000" filled="t" stroked="f" coordsize="21600,21600" o:gfxdata="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du0evQAA&#10;ANsAAAAPAAAAAAAAAAEAIAAAACIAAABkcnMvZG93bnJldi54bWxQSwECFAAUAAAACACHTuJAMy8F&#10;njsAAAA5AAAAEAAAAAAAAAABACAAAAAMAQAAZHJzL3NoYXBleG1sLnhtbFBLBQYAAAAABgAGAFsB&#10;AAC2Aw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39" o:spid="_x0000_s1026" o:spt="1" style="position:absolute;left:10571;top:15781;height:283;width:1364;" fillcolor="#3186C5" filled="t" stroked="f" coordsize="21600,21600" o:gfxdata="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/d597sAAADb&#10;AAAADwAAAAAAAAABACAAAAAiAAAAZHJzL2Rvd25yZXYueG1sUEsBAhQAFAAAAAgAh07iQDMvBZ47&#10;AAAAOQAAABAAAAAAAAAAAQAgAAAACgEAAGRycy9zaGFwZXhtbC54bWxQSwUGAAAAAAYABgBbAQAA&#10;tAM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F483A">
    <w: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51435</wp:posOffset>
          </wp:positionH>
          <wp:positionV relativeFrom="paragraph">
            <wp:posOffset>-244475</wp:posOffset>
          </wp:positionV>
          <wp:extent cx="857250" cy="474980"/>
          <wp:effectExtent l="0" t="0" r="0" b="0"/>
          <wp:wrapNone/>
          <wp:docPr id="3" name="图片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Logo"/>
                  <pic:cNvPicPr>
                    <a:picLocks noChangeAspect="1"/>
                  </pic:cNvPicPr>
                </pic:nvPicPr>
                <pic:blipFill>
                  <a:blip r:embed="rId1"/>
                  <a:srcRect t="26733" b="17867"/>
                  <a:stretch>
                    <a:fillRect/>
                  </a:stretch>
                </pic:blipFill>
                <pic:spPr>
                  <a:xfrm>
                    <a:off x="0" y="0"/>
                    <a:ext cx="857250" cy="474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posOffset>-635</wp:posOffset>
              </wp:positionH>
              <wp:positionV relativeFrom="paragraph">
                <wp:posOffset>-291465</wp:posOffset>
              </wp:positionV>
              <wp:extent cx="6481445" cy="539750"/>
              <wp:effectExtent l="0" t="0" r="0" b="0"/>
              <wp:wrapNone/>
              <wp:docPr id="53" name="组合 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1445" cy="539750"/>
                        <a:chOff x="1125" y="8277"/>
                        <a:chExt cx="10207" cy="850"/>
                      </a:xfrm>
                    </wpg:grpSpPr>
                    <wps:wsp>
                      <wps:cNvPr id="54" name="Rectangle 27"/>
                      <wps:cNvSpPr>
                        <a:spLocks noChangeArrowheads="1"/>
                      </wps:cNvSpPr>
                      <wps:spPr bwMode="auto">
                        <a:xfrm>
                          <a:off x="1125" y="8277"/>
                          <a:ext cx="8340" cy="850"/>
                        </a:xfrm>
                        <a:prstGeom prst="rect">
                          <a:avLst/>
                        </a:prstGeom>
                        <a:solidFill>
                          <a:srgbClr val="53BDD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55" name="Rectangle 26"/>
                      <wps:cNvSpPr>
                        <a:spLocks noChangeArrowheads="1"/>
                      </wps:cNvSpPr>
                      <wps:spPr bwMode="auto">
                        <a:xfrm>
                          <a:off x="9045" y="8277"/>
                          <a:ext cx="2287" cy="850"/>
                        </a:xfrm>
                        <a:prstGeom prst="rect">
                          <a:avLst/>
                        </a:prstGeom>
                        <a:solidFill>
                          <a:srgbClr val="187080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5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9062" y="8370"/>
                          <a:ext cx="2216" cy="6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FBBCD2">
                            <w:pPr>
                              <w:jc w:val="center"/>
                              <w:rPr>
                                <w:rFonts w:eastAsia="黑体" w:asciiTheme="minorHAnsi" w:hAnsiTheme="minorHAnsi" w:cstheme="minorHAnsi"/>
                                <w:color w:val="FFFF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黑体" w:asciiTheme="minorHAnsi" w:hAnsiTheme="minorHAnsi" w:cstheme="minorHAnsi"/>
                                <w:color w:val="FFFFFF"/>
                                <w:sz w:val="40"/>
                                <w:szCs w:val="40"/>
                              </w:rPr>
                              <w:t>DATASHEET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0.05pt;margin-top:-22.95pt;height:42.5pt;width:510.35pt;mso-position-horizontal-relative:margin;z-index:251669504;mso-width-relative:page;mso-height-relative:page;" coordorigin="1125,8277" coordsize="10207,850" o:gfxdata="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">
              <o:lock v:ext="edit" aspectratio="f"/>
              <v:rect id="Rectangle 27" o:spid="_x0000_s1026" o:spt="1" style="position:absolute;left:1125;top:8277;height:850;width:8340;" fillcolor="#53BDD5" filled="t" stroked="f" coordsize="21600,21600" o:gfxdata="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/bpPO8AAAA&#10;2wAAAA8AAAAAAAAAAQAgAAAAIgAAAGRycy9kb3ducmV2LnhtbFBLAQIUABQAAAAIAIdO4kAzLwWe&#10;OwAAADkAAAAQAAAAAAAAAAEAIAAAAAsBAABkcnMvc2hhcGV4bWwueG1sUEsFBgAAAAAGAAYAWwEA&#10;ALUD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26" o:spid="_x0000_s1026" o:spt="1" style="position:absolute;left:9045;top:8277;height:850;width:2287;" fillcolor="#187080" filled="t" stroked="f" coordsize="21600,21600" o:gfxdata="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homxugAAANsA&#10;AAAPAAAAAAAAAAEAIAAAACIAAABkcnMvZG93bnJldi54bWxQSwECFAAUAAAACACHTuJAMy8FnjsA&#10;AAA5AAAAEAAAAAAAAAABACAAAAAJAQAAZHJzL3NoYXBleG1sLnhtbFBLBQYAAAAABgAGAFsBAACz&#10;Aw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shape id="Text Box 5" o:spid="_x0000_s1026" o:spt="202" type="#_x0000_t202" style="position:absolute;left:9062;top:8370;height:663;width:2216;v-text-anchor:middle;" filled="f" stroked="f" coordsize="21600,21600" o:gfxdata="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EqKvm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BFBBCD2">
                      <w:pPr>
                        <w:jc w:val="center"/>
                        <w:rPr>
                          <w:rFonts w:eastAsia="黑体" w:asciiTheme="minorHAnsi" w:hAnsiTheme="minorHAnsi" w:cstheme="minorHAnsi"/>
                          <w:color w:val="FFFFFF"/>
                          <w:sz w:val="40"/>
                          <w:szCs w:val="40"/>
                        </w:rPr>
                      </w:pPr>
                      <w:r>
                        <w:rPr>
                          <w:rFonts w:eastAsia="黑体" w:asciiTheme="minorHAnsi" w:hAnsiTheme="minorHAnsi" w:cstheme="minorHAnsi"/>
                          <w:color w:val="FFFFFF"/>
                          <w:sz w:val="40"/>
                          <w:szCs w:val="40"/>
                        </w:rPr>
                        <w:t>DATASHEET</w:t>
                      </w:r>
                    </w:p>
                  </w:txbxContent>
                </v:textbox>
              </v:shape>
            </v:group>
          </w:pict>
        </mc:Fallback>
      </mc:AlternateContent>
    </w:r>
    <w:ins w:id="0" w:author="g00475" w:date="2015-09-07T19:07:00Z">
      <w:r>
        <w:rPr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120015</wp:posOffset>
            </wp:positionH>
            <wp:positionV relativeFrom="paragraph">
              <wp:posOffset>-269875</wp:posOffset>
            </wp:positionV>
            <wp:extent cx="641350" cy="320040"/>
            <wp:effectExtent l="0" t="0" r="6350" b="3810"/>
            <wp:wrapNone/>
            <wp:docPr id="10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图片 4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32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ins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5104130</wp:posOffset>
              </wp:positionH>
              <wp:positionV relativeFrom="paragraph">
                <wp:posOffset>-307340</wp:posOffset>
              </wp:positionV>
              <wp:extent cx="1540510" cy="453390"/>
              <wp:effectExtent l="0" t="0" r="3810" b="0"/>
              <wp:wrapNone/>
              <wp:docPr id="7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0510" cy="453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87AA90">
                          <w:pPr>
                            <w:rPr>
                              <w:rFonts w:eastAsia="黑体" w:cs="Calibri"/>
                              <w:color w:val="FFFFFF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eastAsia="黑体" w:cs="Calibri"/>
                              <w:color w:val="FFFFFF"/>
                              <w:sz w:val="40"/>
                              <w:szCs w:val="40"/>
                            </w:rPr>
                            <w:t>DATASHEET</w:t>
                          </w:r>
                        </w:p>
                      </w:txbxContent>
                    </wps:txbx>
                    <wps:bodyPr rot="0" vert="horz" wrap="square" lIns="91440" tIns="35941" rIns="91440" bIns="35941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 Box 5" o:spid="_x0000_s1026" o:spt="1" style="position:absolute;left:0pt;margin-left:401.9pt;margin-top:-24.2pt;height:35.7pt;width:121.3pt;z-index:251667456;mso-width-relative:page;mso-height-relative:page;" filled="f" stroked="f" coordsize="21600,21600" o:gfxdata="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N2R4VraAAAACwEAAA8AAAAAAAAAAQAgAAAAIgAAAGRy&#10;cy9kb3ducmV2LnhtbFBLAQIUABQAAAAIAIdO4kCbJC9xAwIAAAoEAAAOAAAAAAAAAAEAIAAAACkB&#10;AABkcnMvZTJvRG9jLnhtbFBLBQYAAAAABgAGAFkBAACeBQAAAAA=&#10;">
              <v:fill on="f" focussize="0,0"/>
              <v:stroke on="f"/>
              <v:imagedata o:title=""/>
              <o:lock v:ext="edit" aspectratio="f"/>
              <v:textbox inset="2.54mm,0.998361111111111mm,2.54mm,0.998361111111111mm">
                <w:txbxContent>
                  <w:p w14:paraId="6387AA90">
                    <w:pPr>
                      <w:rPr>
                        <w:rFonts w:eastAsia="黑体" w:cs="Calibri"/>
                        <w:color w:val="FFFFFF"/>
                        <w:sz w:val="40"/>
                        <w:szCs w:val="40"/>
                      </w:rPr>
                    </w:pPr>
                    <w:r>
                      <w:rPr>
                        <w:rFonts w:eastAsia="黑体" w:cs="Calibri"/>
                        <w:color w:val="FFFFFF"/>
                        <w:sz w:val="40"/>
                        <w:szCs w:val="40"/>
                      </w:rPr>
                      <w:t>DATASHEET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6E5A68">
    <w: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110490</wp:posOffset>
          </wp:positionH>
          <wp:positionV relativeFrom="paragraph">
            <wp:posOffset>-269875</wp:posOffset>
          </wp:positionV>
          <wp:extent cx="641350" cy="320040"/>
          <wp:effectExtent l="0" t="0" r="6350" b="3810"/>
          <wp:wrapNone/>
          <wp:docPr id="17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17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50" cy="320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5104130</wp:posOffset>
              </wp:positionH>
              <wp:positionV relativeFrom="paragraph">
                <wp:posOffset>-307340</wp:posOffset>
              </wp:positionV>
              <wp:extent cx="1540510" cy="453390"/>
              <wp:effectExtent l="0" t="0" r="0" b="3810"/>
              <wp:wrapNone/>
              <wp:docPr id="13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0510" cy="453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D07CAA">
                          <w:pPr>
                            <w:rPr>
                              <w:rFonts w:eastAsia="黑体" w:asciiTheme="minorHAnsi" w:hAnsiTheme="minorHAnsi" w:cstheme="minorHAnsi"/>
                              <w:color w:val="FFFFFF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hint="eastAsia" w:eastAsia="黑体" w:asciiTheme="minorHAnsi" w:hAnsiTheme="minorHAnsi" w:cstheme="minorHAnsi"/>
                              <w:color w:val="FFFFFF"/>
                              <w:sz w:val="40"/>
                              <w:szCs w:val="40"/>
                            </w:rPr>
                            <w:t>产品彩页</w:t>
                          </w: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401.9pt;margin-top:-24.2pt;height:35.7pt;width:121.3pt;z-index:251665408;mso-width-relative:page;mso-height-relative:page;" filled="f" stroked="f" coordsize="21600,21600" o:gfxdata="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iKnmtdkAAAALAQAADwAAAAAAAAABACAAAAAiAAAA&#10;ZHJzL2Rvd25yZXYueG1sUEsBAhQAFAAAAAgAh07iQIaUD78GAgAAFQQAAA4AAAAAAAAAAQAgAAAA&#10;KAEAAGRycy9lMm9Eb2MueG1sUEsFBgAAAAAGAAYAWQEAAKAFAAAAAA==&#10;">
              <v:fill on="f" focussize="0,0"/>
              <v:stroke on="f"/>
              <v:imagedata o:title=""/>
              <o:lock v:ext="edit" aspectratio="f"/>
              <v:textbox inset="2.54mm,1mm,2.54mm,1mm">
                <w:txbxContent>
                  <w:p w14:paraId="53D07CAA">
                    <w:pPr>
                      <w:rPr>
                        <w:rFonts w:eastAsia="黑体" w:asciiTheme="minorHAnsi" w:hAnsiTheme="minorHAnsi" w:cstheme="minorHAnsi"/>
                        <w:color w:val="FFFFFF"/>
                        <w:sz w:val="40"/>
                        <w:szCs w:val="40"/>
                      </w:rPr>
                    </w:pPr>
                    <w:r>
                      <w:rPr>
                        <w:rFonts w:hint="eastAsia" w:eastAsia="黑体" w:asciiTheme="minorHAnsi" w:hAnsiTheme="minorHAnsi" w:cstheme="minorHAnsi"/>
                        <w:color w:val="FFFFFF"/>
                        <w:sz w:val="40"/>
                        <w:szCs w:val="40"/>
                      </w:rPr>
                      <w:t>产品彩页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5047615</wp:posOffset>
              </wp:positionH>
              <wp:positionV relativeFrom="paragraph">
                <wp:posOffset>-377190</wp:posOffset>
              </wp:positionV>
              <wp:extent cx="1440180" cy="539750"/>
              <wp:effectExtent l="0" t="0" r="7620" b="0"/>
              <wp:wrapNone/>
              <wp:docPr id="14" name="Rectangl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40180" cy="53975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1EB8CE"/>
                          </a:gs>
                          <a:gs pos="100000">
                            <a:srgbClr val="1897C5"/>
                          </a:gs>
                        </a:gsLst>
                        <a:lin ang="0" scaled="1"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Rectangle 26" o:spid="_x0000_s1026" o:spt="1" style="position:absolute;left:0pt;margin-left:397.45pt;margin-top:-29.7pt;height:42.5pt;width:113.4pt;z-index:251663360;mso-width-relative:page;mso-height-relative:page;" fillcolor="#1EB8CE" filled="t" stroked="f" coordsize="21600,21600" o:gfxdata="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uIJoZ2gAAAAsBAAAP&#10;AAAAAAAAAAEAIAAAACIAAABkcnMvZG93bnJldi54bWxQSwECFAAUAAAACACHTuJA8ABPjk8CAACw&#10;BAAADgAAAAAAAAABACAAAAApAQAAZHJzL2Uyb0RvYy54bWxQSwUGAAAAAAYABgBZAQAA6gUAAAAA&#10;">
              <v:fill type="gradient" on="t" color2="#1897C5" angle="90" focus="100%" focussize="0,0" rotate="t"/>
              <v:stroke on="f"/>
              <v:imagedata o:title=""/>
              <o:lock v:ext="edit" aspectratio="f"/>
              <v:textbox style="mso-fit-shape-to-text:t;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7620</wp:posOffset>
              </wp:positionH>
              <wp:positionV relativeFrom="paragraph">
                <wp:posOffset>-377190</wp:posOffset>
              </wp:positionV>
              <wp:extent cx="5039995" cy="539750"/>
              <wp:effectExtent l="0" t="0" r="8255" b="0"/>
              <wp:wrapNone/>
              <wp:docPr id="15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39995" cy="539750"/>
                      </a:xfrm>
                      <a:prstGeom prst="rect">
                        <a:avLst/>
                      </a:prstGeom>
                      <a:solidFill>
                        <a:srgbClr val="3186C5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Rectangle 27" o:spid="_x0000_s1026" o:spt="1" style="position:absolute;left:0pt;margin-left:0.6pt;margin-top:-29.7pt;height:42.5pt;width:396.85pt;z-index:251664384;mso-width-relative:page;mso-height-relative:page;" fillcolor="#3186C5" filled="t" stroked="f" coordsize="21600,21600" o:gfxdata="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gVysU1wAAAAgBAAAPAAAA&#10;AAAAAAEAIAAAACIAAABkcnMvZG93bnJldi54bWxQSwECFAAUAAAACACHTuJACEsdlBYCAAArBAAA&#10;DgAAAAAAAAABACAAAAAmAQAAZHJzL2Uyb0RvYy54bWxQSwUGAAAAAAYABgBZAQAArgUAAAAA&#10;">
              <v:fill on="t" focussize="0,0"/>
              <v:stroke on="f"/>
              <v:imagedata o:title=""/>
              <o:lock v:ext="edit" aspectratio="f"/>
              <v:textbox style="mso-fit-shape-to-text:t;"/>
            </v:rect>
          </w:pict>
        </mc:Fallback>
      </mc:AlternateContent>
    </w:r>
  </w:p>
  <w:p w14:paraId="648F148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723px;height:712px" o:bullet="t">
        <v:imagedata r:id="rId1" o:title=""/>
      </v:shape>
    </w:pict>
  </w:numPicBullet>
  <w:numPicBullet w:numPicBulletId="1">
    <w:pict>
      <v:shape id="1" type="#_x0000_t75" style="width:723px;height:712px" o:bullet="t">
        <v:imagedata r:id="rId2" o:title=""/>
      </v:shape>
    </w:pict>
  </w:numPicBullet>
  <w:numPicBullet w:numPicBulletId="2">
    <w:pict>
      <v:shape id="2" type="#_x0000_t75" style="width:723px;height:712px" o:bullet="t">
        <v:imagedata r:id="rId3" o:title=""/>
      </v:shape>
    </w:pict>
  </w:numPicBullet>
  <w:abstractNum w:abstractNumId="0">
    <w:nsid w:val="19593180"/>
    <w:multiLevelType w:val="multilevel"/>
    <w:tmpl w:val="19593180"/>
    <w:lvl w:ilvl="0" w:tentative="0">
      <w:start w:val="1"/>
      <w:numFmt w:val="bullet"/>
      <w:pStyle w:val="39"/>
      <w:lvlText w:val=""/>
      <w:lvlPicBulletId w:val="1"/>
      <w:lvlJc w:val="left"/>
      <w:pPr>
        <w:ind w:left="760" w:hanging="420"/>
      </w:pPr>
      <w:rPr>
        <w:rFonts w:hint="default" w:ascii="Symbol" w:hAnsi="Symbol"/>
        <w:color w:val="auto"/>
        <w:position w:val="-2"/>
        <w:sz w:val="15"/>
        <w:szCs w:val="18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B564951"/>
    <w:multiLevelType w:val="multilevel"/>
    <w:tmpl w:val="2B564951"/>
    <w:lvl w:ilvl="0" w:tentative="0">
      <w:start w:val="1"/>
      <w:numFmt w:val="bullet"/>
      <w:pStyle w:val="40"/>
      <w:lvlText w:val=""/>
      <w:lvlPicBulletId w:val="2"/>
      <w:lvlJc w:val="left"/>
      <w:pPr>
        <w:ind w:left="816" w:hanging="419"/>
      </w:pPr>
      <w:rPr>
        <w:rFonts w:hint="default" w:ascii="Symbol" w:hAnsi="Symbol"/>
        <w:color w:val="auto"/>
        <w:position w:val="-2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3A6E3BF8"/>
    <w:multiLevelType w:val="multilevel"/>
    <w:tmpl w:val="3A6E3BF8"/>
    <w:lvl w:ilvl="0" w:tentative="0">
      <w:start w:val="1"/>
      <w:numFmt w:val="bullet"/>
      <w:pStyle w:val="38"/>
      <w:lvlText w:val=""/>
      <w:lvlPicBulletId w:val="0"/>
      <w:lvlJc w:val="left"/>
      <w:pPr>
        <w:ind w:left="420" w:hanging="420"/>
      </w:pPr>
      <w:rPr>
        <w:rFonts w:hint="default" w:ascii="Symbol" w:hAnsi="Symbol"/>
        <w:color w:val="auto"/>
        <w:position w:val="-2"/>
        <w:sz w:val="15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g00475">
    <w15:presenceInfo w15:providerId="None" w15:userId="g004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defaultTabStop w:val="420"/>
  <w:drawingGridHorizontalSpacing w:val="9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659"/>
    <w:rsid w:val="0000055B"/>
    <w:rsid w:val="00002E26"/>
    <w:rsid w:val="00002FA6"/>
    <w:rsid w:val="00003EC5"/>
    <w:rsid w:val="00004BA6"/>
    <w:rsid w:val="000060A9"/>
    <w:rsid w:val="0000667E"/>
    <w:rsid w:val="00010F5D"/>
    <w:rsid w:val="00012B06"/>
    <w:rsid w:val="00013A65"/>
    <w:rsid w:val="0001476B"/>
    <w:rsid w:val="00016205"/>
    <w:rsid w:val="00016F21"/>
    <w:rsid w:val="0001745A"/>
    <w:rsid w:val="000223AF"/>
    <w:rsid w:val="00022D45"/>
    <w:rsid w:val="00024055"/>
    <w:rsid w:val="000254E8"/>
    <w:rsid w:val="000276B8"/>
    <w:rsid w:val="0003051D"/>
    <w:rsid w:val="00034D72"/>
    <w:rsid w:val="00037379"/>
    <w:rsid w:val="000408F7"/>
    <w:rsid w:val="00040DC4"/>
    <w:rsid w:val="000413E1"/>
    <w:rsid w:val="00043299"/>
    <w:rsid w:val="00044B65"/>
    <w:rsid w:val="0005118B"/>
    <w:rsid w:val="00051744"/>
    <w:rsid w:val="00054529"/>
    <w:rsid w:val="00054652"/>
    <w:rsid w:val="000554EA"/>
    <w:rsid w:val="00057F60"/>
    <w:rsid w:val="00057F88"/>
    <w:rsid w:val="00062BF1"/>
    <w:rsid w:val="00063D64"/>
    <w:rsid w:val="0006504B"/>
    <w:rsid w:val="00070D2E"/>
    <w:rsid w:val="000714F6"/>
    <w:rsid w:val="000721F0"/>
    <w:rsid w:val="000734AC"/>
    <w:rsid w:val="00074218"/>
    <w:rsid w:val="00082871"/>
    <w:rsid w:val="00082D21"/>
    <w:rsid w:val="000833D4"/>
    <w:rsid w:val="000853D6"/>
    <w:rsid w:val="00086DFD"/>
    <w:rsid w:val="0008718D"/>
    <w:rsid w:val="0009019D"/>
    <w:rsid w:val="00092350"/>
    <w:rsid w:val="000936BF"/>
    <w:rsid w:val="0009466F"/>
    <w:rsid w:val="0009645D"/>
    <w:rsid w:val="000A0B2D"/>
    <w:rsid w:val="000A0E9F"/>
    <w:rsid w:val="000A3661"/>
    <w:rsid w:val="000B1628"/>
    <w:rsid w:val="000B2092"/>
    <w:rsid w:val="000B3032"/>
    <w:rsid w:val="000B5CCF"/>
    <w:rsid w:val="000C0453"/>
    <w:rsid w:val="000C0730"/>
    <w:rsid w:val="000C3082"/>
    <w:rsid w:val="000C330D"/>
    <w:rsid w:val="000C415F"/>
    <w:rsid w:val="000C7F1A"/>
    <w:rsid w:val="000D0209"/>
    <w:rsid w:val="000D0FC4"/>
    <w:rsid w:val="000D29BE"/>
    <w:rsid w:val="000D5559"/>
    <w:rsid w:val="000D747E"/>
    <w:rsid w:val="000E2384"/>
    <w:rsid w:val="000E4850"/>
    <w:rsid w:val="000E6ABC"/>
    <w:rsid w:val="000F1AF2"/>
    <w:rsid w:val="000F3D1C"/>
    <w:rsid w:val="000F5B23"/>
    <w:rsid w:val="000F67C4"/>
    <w:rsid w:val="00100295"/>
    <w:rsid w:val="00101324"/>
    <w:rsid w:val="001030A5"/>
    <w:rsid w:val="001062D4"/>
    <w:rsid w:val="001068D7"/>
    <w:rsid w:val="0011100D"/>
    <w:rsid w:val="00111971"/>
    <w:rsid w:val="00111989"/>
    <w:rsid w:val="00115752"/>
    <w:rsid w:val="00116BF6"/>
    <w:rsid w:val="00116F43"/>
    <w:rsid w:val="00120757"/>
    <w:rsid w:val="00121BF8"/>
    <w:rsid w:val="0012418B"/>
    <w:rsid w:val="001268A6"/>
    <w:rsid w:val="0013440E"/>
    <w:rsid w:val="00134EAE"/>
    <w:rsid w:val="00136770"/>
    <w:rsid w:val="00140790"/>
    <w:rsid w:val="001424AC"/>
    <w:rsid w:val="00143B4F"/>
    <w:rsid w:val="00150106"/>
    <w:rsid w:val="00151959"/>
    <w:rsid w:val="00155BD1"/>
    <w:rsid w:val="00156CD2"/>
    <w:rsid w:val="00160F91"/>
    <w:rsid w:val="0016532E"/>
    <w:rsid w:val="001653D7"/>
    <w:rsid w:val="00166838"/>
    <w:rsid w:val="00171DEC"/>
    <w:rsid w:val="00172711"/>
    <w:rsid w:val="0017273F"/>
    <w:rsid w:val="00172A25"/>
    <w:rsid w:val="00174690"/>
    <w:rsid w:val="00181842"/>
    <w:rsid w:val="00183FA4"/>
    <w:rsid w:val="001848AF"/>
    <w:rsid w:val="00184C71"/>
    <w:rsid w:val="00185EB5"/>
    <w:rsid w:val="001911C7"/>
    <w:rsid w:val="00192AEE"/>
    <w:rsid w:val="001945AF"/>
    <w:rsid w:val="00197335"/>
    <w:rsid w:val="001A363B"/>
    <w:rsid w:val="001A72E4"/>
    <w:rsid w:val="001A7F74"/>
    <w:rsid w:val="001B5E08"/>
    <w:rsid w:val="001B79C2"/>
    <w:rsid w:val="001C3384"/>
    <w:rsid w:val="001C57FE"/>
    <w:rsid w:val="001D667D"/>
    <w:rsid w:val="001D6CAC"/>
    <w:rsid w:val="001D6DA6"/>
    <w:rsid w:val="001E0119"/>
    <w:rsid w:val="001E050B"/>
    <w:rsid w:val="001E0A40"/>
    <w:rsid w:val="001E382F"/>
    <w:rsid w:val="001E4535"/>
    <w:rsid w:val="001E5D63"/>
    <w:rsid w:val="001F0D0A"/>
    <w:rsid w:val="001F202F"/>
    <w:rsid w:val="001F2666"/>
    <w:rsid w:val="001F39E4"/>
    <w:rsid w:val="001F5F7C"/>
    <w:rsid w:val="001F60C5"/>
    <w:rsid w:val="001F7031"/>
    <w:rsid w:val="001F7B4C"/>
    <w:rsid w:val="002014C6"/>
    <w:rsid w:val="00201A0C"/>
    <w:rsid w:val="00201BD8"/>
    <w:rsid w:val="0020256F"/>
    <w:rsid w:val="002038B7"/>
    <w:rsid w:val="00204366"/>
    <w:rsid w:val="00204831"/>
    <w:rsid w:val="0020526C"/>
    <w:rsid w:val="00206FF5"/>
    <w:rsid w:val="00210146"/>
    <w:rsid w:val="00212773"/>
    <w:rsid w:val="0021543A"/>
    <w:rsid w:val="00216E8C"/>
    <w:rsid w:val="002173A9"/>
    <w:rsid w:val="00220567"/>
    <w:rsid w:val="00221C30"/>
    <w:rsid w:val="00223F7D"/>
    <w:rsid w:val="00224470"/>
    <w:rsid w:val="002265A5"/>
    <w:rsid w:val="002322F9"/>
    <w:rsid w:val="00232B76"/>
    <w:rsid w:val="002335EA"/>
    <w:rsid w:val="00236D36"/>
    <w:rsid w:val="00236DB7"/>
    <w:rsid w:val="002407A1"/>
    <w:rsid w:val="00240C79"/>
    <w:rsid w:val="00242646"/>
    <w:rsid w:val="00245189"/>
    <w:rsid w:val="00247D75"/>
    <w:rsid w:val="0025061C"/>
    <w:rsid w:val="002506B2"/>
    <w:rsid w:val="00253C44"/>
    <w:rsid w:val="00257010"/>
    <w:rsid w:val="002617FD"/>
    <w:rsid w:val="00262E86"/>
    <w:rsid w:val="002664BA"/>
    <w:rsid w:val="00267225"/>
    <w:rsid w:val="002715FB"/>
    <w:rsid w:val="00274961"/>
    <w:rsid w:val="00276523"/>
    <w:rsid w:val="00277E08"/>
    <w:rsid w:val="00282AB4"/>
    <w:rsid w:val="00283A91"/>
    <w:rsid w:val="002841CB"/>
    <w:rsid w:val="00284EEC"/>
    <w:rsid w:val="0028501E"/>
    <w:rsid w:val="00286F44"/>
    <w:rsid w:val="00286F88"/>
    <w:rsid w:val="00291AA0"/>
    <w:rsid w:val="002923BE"/>
    <w:rsid w:val="0029242B"/>
    <w:rsid w:val="002930A1"/>
    <w:rsid w:val="002947E0"/>
    <w:rsid w:val="002A0077"/>
    <w:rsid w:val="002A1180"/>
    <w:rsid w:val="002A13E6"/>
    <w:rsid w:val="002A1927"/>
    <w:rsid w:val="002A3BA5"/>
    <w:rsid w:val="002A58BB"/>
    <w:rsid w:val="002A7091"/>
    <w:rsid w:val="002A765B"/>
    <w:rsid w:val="002B0CD2"/>
    <w:rsid w:val="002B2BD7"/>
    <w:rsid w:val="002B34B8"/>
    <w:rsid w:val="002B381B"/>
    <w:rsid w:val="002C10D0"/>
    <w:rsid w:val="002C334D"/>
    <w:rsid w:val="002D07B5"/>
    <w:rsid w:val="002D0ACE"/>
    <w:rsid w:val="002D24C7"/>
    <w:rsid w:val="002D5377"/>
    <w:rsid w:val="002D5895"/>
    <w:rsid w:val="002D7331"/>
    <w:rsid w:val="002D7F6F"/>
    <w:rsid w:val="002E0604"/>
    <w:rsid w:val="002E2EA8"/>
    <w:rsid w:val="002E397B"/>
    <w:rsid w:val="002E5D2E"/>
    <w:rsid w:val="002F028C"/>
    <w:rsid w:val="002F057D"/>
    <w:rsid w:val="002F2B1A"/>
    <w:rsid w:val="002F2D21"/>
    <w:rsid w:val="002F32FC"/>
    <w:rsid w:val="002F3D3D"/>
    <w:rsid w:val="002F4C7B"/>
    <w:rsid w:val="002F4CA0"/>
    <w:rsid w:val="003010B7"/>
    <w:rsid w:val="00301B16"/>
    <w:rsid w:val="003034AB"/>
    <w:rsid w:val="00306341"/>
    <w:rsid w:val="003117DA"/>
    <w:rsid w:val="00311945"/>
    <w:rsid w:val="00313250"/>
    <w:rsid w:val="003170AF"/>
    <w:rsid w:val="00317D81"/>
    <w:rsid w:val="003228AA"/>
    <w:rsid w:val="00322967"/>
    <w:rsid w:val="0032348E"/>
    <w:rsid w:val="00324115"/>
    <w:rsid w:val="003277DC"/>
    <w:rsid w:val="00327F56"/>
    <w:rsid w:val="00330929"/>
    <w:rsid w:val="003331D4"/>
    <w:rsid w:val="00333CF5"/>
    <w:rsid w:val="003350FC"/>
    <w:rsid w:val="0033531A"/>
    <w:rsid w:val="0033571F"/>
    <w:rsid w:val="00341D71"/>
    <w:rsid w:val="00343095"/>
    <w:rsid w:val="00353973"/>
    <w:rsid w:val="0035397F"/>
    <w:rsid w:val="0035538D"/>
    <w:rsid w:val="003555CD"/>
    <w:rsid w:val="00357322"/>
    <w:rsid w:val="003606A4"/>
    <w:rsid w:val="003606AB"/>
    <w:rsid w:val="00363A00"/>
    <w:rsid w:val="0036404D"/>
    <w:rsid w:val="00366287"/>
    <w:rsid w:val="00366B51"/>
    <w:rsid w:val="00367642"/>
    <w:rsid w:val="0037010C"/>
    <w:rsid w:val="00373096"/>
    <w:rsid w:val="00377448"/>
    <w:rsid w:val="003819D2"/>
    <w:rsid w:val="00383202"/>
    <w:rsid w:val="00383C70"/>
    <w:rsid w:val="00386941"/>
    <w:rsid w:val="00387186"/>
    <w:rsid w:val="003873F2"/>
    <w:rsid w:val="00391FBE"/>
    <w:rsid w:val="003922C0"/>
    <w:rsid w:val="00394443"/>
    <w:rsid w:val="003947D8"/>
    <w:rsid w:val="00394CCA"/>
    <w:rsid w:val="003960ED"/>
    <w:rsid w:val="00397151"/>
    <w:rsid w:val="003A442C"/>
    <w:rsid w:val="003A53D4"/>
    <w:rsid w:val="003A5659"/>
    <w:rsid w:val="003A5784"/>
    <w:rsid w:val="003A7B8F"/>
    <w:rsid w:val="003B01D9"/>
    <w:rsid w:val="003B285D"/>
    <w:rsid w:val="003B55F0"/>
    <w:rsid w:val="003B5E48"/>
    <w:rsid w:val="003C136A"/>
    <w:rsid w:val="003C1A78"/>
    <w:rsid w:val="003C1B2B"/>
    <w:rsid w:val="003C2852"/>
    <w:rsid w:val="003C30B2"/>
    <w:rsid w:val="003C3947"/>
    <w:rsid w:val="003C3DDE"/>
    <w:rsid w:val="003C3F1C"/>
    <w:rsid w:val="003C5812"/>
    <w:rsid w:val="003C6ACF"/>
    <w:rsid w:val="003C726B"/>
    <w:rsid w:val="003C7568"/>
    <w:rsid w:val="003C7E47"/>
    <w:rsid w:val="003D17F7"/>
    <w:rsid w:val="003D65CD"/>
    <w:rsid w:val="003E1397"/>
    <w:rsid w:val="003E2885"/>
    <w:rsid w:val="003F02AE"/>
    <w:rsid w:val="003F1448"/>
    <w:rsid w:val="003F1D71"/>
    <w:rsid w:val="003F1E36"/>
    <w:rsid w:val="003F1E9B"/>
    <w:rsid w:val="003F4076"/>
    <w:rsid w:val="003F470A"/>
    <w:rsid w:val="003F5638"/>
    <w:rsid w:val="00401D73"/>
    <w:rsid w:val="00403160"/>
    <w:rsid w:val="00403658"/>
    <w:rsid w:val="00403D4F"/>
    <w:rsid w:val="00410D1A"/>
    <w:rsid w:val="00411361"/>
    <w:rsid w:val="00413799"/>
    <w:rsid w:val="00416395"/>
    <w:rsid w:val="0041737C"/>
    <w:rsid w:val="00417C66"/>
    <w:rsid w:val="00420173"/>
    <w:rsid w:val="004207D3"/>
    <w:rsid w:val="00421726"/>
    <w:rsid w:val="00423DF2"/>
    <w:rsid w:val="0042403A"/>
    <w:rsid w:val="00424B14"/>
    <w:rsid w:val="00425018"/>
    <w:rsid w:val="004251E4"/>
    <w:rsid w:val="0043073F"/>
    <w:rsid w:val="00432777"/>
    <w:rsid w:val="0043466E"/>
    <w:rsid w:val="00436542"/>
    <w:rsid w:val="0044269B"/>
    <w:rsid w:val="00442778"/>
    <w:rsid w:val="004440A9"/>
    <w:rsid w:val="004448D8"/>
    <w:rsid w:val="00447327"/>
    <w:rsid w:val="00451A62"/>
    <w:rsid w:val="0045277E"/>
    <w:rsid w:val="00452841"/>
    <w:rsid w:val="00452DC9"/>
    <w:rsid w:val="0045332D"/>
    <w:rsid w:val="0045649E"/>
    <w:rsid w:val="00465664"/>
    <w:rsid w:val="0046614C"/>
    <w:rsid w:val="00473C27"/>
    <w:rsid w:val="00482344"/>
    <w:rsid w:val="00482543"/>
    <w:rsid w:val="00485218"/>
    <w:rsid w:val="00485C92"/>
    <w:rsid w:val="00486B69"/>
    <w:rsid w:val="00490633"/>
    <w:rsid w:val="00494908"/>
    <w:rsid w:val="00494BA6"/>
    <w:rsid w:val="00495F85"/>
    <w:rsid w:val="004A01F8"/>
    <w:rsid w:val="004A4259"/>
    <w:rsid w:val="004B2499"/>
    <w:rsid w:val="004B2720"/>
    <w:rsid w:val="004C1859"/>
    <w:rsid w:val="004C42BD"/>
    <w:rsid w:val="004C4525"/>
    <w:rsid w:val="004C5C43"/>
    <w:rsid w:val="004C7A6A"/>
    <w:rsid w:val="004D5A9D"/>
    <w:rsid w:val="004D7179"/>
    <w:rsid w:val="004E1D64"/>
    <w:rsid w:val="004E206C"/>
    <w:rsid w:val="004E6363"/>
    <w:rsid w:val="004F16F4"/>
    <w:rsid w:val="004F2756"/>
    <w:rsid w:val="004F28AC"/>
    <w:rsid w:val="004F295C"/>
    <w:rsid w:val="004F6AEB"/>
    <w:rsid w:val="004F7461"/>
    <w:rsid w:val="005002AD"/>
    <w:rsid w:val="0050056E"/>
    <w:rsid w:val="00500C7A"/>
    <w:rsid w:val="005037F9"/>
    <w:rsid w:val="00505465"/>
    <w:rsid w:val="0051574A"/>
    <w:rsid w:val="005157FD"/>
    <w:rsid w:val="00516F79"/>
    <w:rsid w:val="005218E4"/>
    <w:rsid w:val="00522320"/>
    <w:rsid w:val="00522466"/>
    <w:rsid w:val="00522BC2"/>
    <w:rsid w:val="00523F2E"/>
    <w:rsid w:val="00526D26"/>
    <w:rsid w:val="0052777B"/>
    <w:rsid w:val="0053034E"/>
    <w:rsid w:val="00530640"/>
    <w:rsid w:val="00531A29"/>
    <w:rsid w:val="005335D3"/>
    <w:rsid w:val="005411B2"/>
    <w:rsid w:val="00541B0B"/>
    <w:rsid w:val="00542AC6"/>
    <w:rsid w:val="00543FE9"/>
    <w:rsid w:val="0054470A"/>
    <w:rsid w:val="00545DC6"/>
    <w:rsid w:val="00546B6A"/>
    <w:rsid w:val="00546E20"/>
    <w:rsid w:val="00550474"/>
    <w:rsid w:val="00551060"/>
    <w:rsid w:val="005521D8"/>
    <w:rsid w:val="005529B5"/>
    <w:rsid w:val="00553248"/>
    <w:rsid w:val="005547D2"/>
    <w:rsid w:val="005576C7"/>
    <w:rsid w:val="005603CF"/>
    <w:rsid w:val="005607B3"/>
    <w:rsid w:val="0057014F"/>
    <w:rsid w:val="00581D84"/>
    <w:rsid w:val="00585C69"/>
    <w:rsid w:val="005862AC"/>
    <w:rsid w:val="00586DE7"/>
    <w:rsid w:val="00587340"/>
    <w:rsid w:val="0059056B"/>
    <w:rsid w:val="00593C2E"/>
    <w:rsid w:val="00597160"/>
    <w:rsid w:val="005A0788"/>
    <w:rsid w:val="005A18D6"/>
    <w:rsid w:val="005A1D64"/>
    <w:rsid w:val="005A3194"/>
    <w:rsid w:val="005A3EA2"/>
    <w:rsid w:val="005A4F1A"/>
    <w:rsid w:val="005A61BF"/>
    <w:rsid w:val="005B1388"/>
    <w:rsid w:val="005B13D0"/>
    <w:rsid w:val="005B67FF"/>
    <w:rsid w:val="005B7D90"/>
    <w:rsid w:val="005B7F1C"/>
    <w:rsid w:val="005C034F"/>
    <w:rsid w:val="005C4966"/>
    <w:rsid w:val="005C51AD"/>
    <w:rsid w:val="005C72E5"/>
    <w:rsid w:val="005D2E70"/>
    <w:rsid w:val="005D2E92"/>
    <w:rsid w:val="005D56BF"/>
    <w:rsid w:val="005D69AE"/>
    <w:rsid w:val="005F1B74"/>
    <w:rsid w:val="005F4098"/>
    <w:rsid w:val="005F47F9"/>
    <w:rsid w:val="005F6E56"/>
    <w:rsid w:val="00600B0F"/>
    <w:rsid w:val="00600C12"/>
    <w:rsid w:val="00601EAD"/>
    <w:rsid w:val="00603D78"/>
    <w:rsid w:val="00604137"/>
    <w:rsid w:val="00606EE1"/>
    <w:rsid w:val="00611326"/>
    <w:rsid w:val="00614965"/>
    <w:rsid w:val="00615525"/>
    <w:rsid w:val="00625958"/>
    <w:rsid w:val="00625A66"/>
    <w:rsid w:val="00626CE7"/>
    <w:rsid w:val="00635EC6"/>
    <w:rsid w:val="00635FD1"/>
    <w:rsid w:val="0063652C"/>
    <w:rsid w:val="00637EB5"/>
    <w:rsid w:val="00643EC1"/>
    <w:rsid w:val="006452DE"/>
    <w:rsid w:val="0064762F"/>
    <w:rsid w:val="00647D87"/>
    <w:rsid w:val="00655083"/>
    <w:rsid w:val="00656658"/>
    <w:rsid w:val="00656682"/>
    <w:rsid w:val="00660E54"/>
    <w:rsid w:val="0066295B"/>
    <w:rsid w:val="006639F5"/>
    <w:rsid w:val="00663DB6"/>
    <w:rsid w:val="0066489D"/>
    <w:rsid w:val="00665D81"/>
    <w:rsid w:val="00665F01"/>
    <w:rsid w:val="00666C17"/>
    <w:rsid w:val="00670482"/>
    <w:rsid w:val="006754B8"/>
    <w:rsid w:val="00683D75"/>
    <w:rsid w:val="006852DB"/>
    <w:rsid w:val="0068535D"/>
    <w:rsid w:val="00685823"/>
    <w:rsid w:val="006861A4"/>
    <w:rsid w:val="00691AC7"/>
    <w:rsid w:val="00692749"/>
    <w:rsid w:val="0069375E"/>
    <w:rsid w:val="006A675C"/>
    <w:rsid w:val="006A7E86"/>
    <w:rsid w:val="006B0973"/>
    <w:rsid w:val="006B1FF5"/>
    <w:rsid w:val="006B246E"/>
    <w:rsid w:val="006B4C18"/>
    <w:rsid w:val="006B7386"/>
    <w:rsid w:val="006B7E24"/>
    <w:rsid w:val="006C014E"/>
    <w:rsid w:val="006C3B49"/>
    <w:rsid w:val="006C626F"/>
    <w:rsid w:val="006C6AE8"/>
    <w:rsid w:val="006C7D26"/>
    <w:rsid w:val="006C7E0C"/>
    <w:rsid w:val="006C7E5B"/>
    <w:rsid w:val="006D30A2"/>
    <w:rsid w:val="006E0C6E"/>
    <w:rsid w:val="006E405C"/>
    <w:rsid w:val="006E508C"/>
    <w:rsid w:val="006F0A24"/>
    <w:rsid w:val="006F733D"/>
    <w:rsid w:val="007006BC"/>
    <w:rsid w:val="00701A94"/>
    <w:rsid w:val="00703C9D"/>
    <w:rsid w:val="00704013"/>
    <w:rsid w:val="00704F90"/>
    <w:rsid w:val="007057B7"/>
    <w:rsid w:val="00706D3A"/>
    <w:rsid w:val="00707707"/>
    <w:rsid w:val="007100DF"/>
    <w:rsid w:val="007106D7"/>
    <w:rsid w:val="00710CAC"/>
    <w:rsid w:val="00710E93"/>
    <w:rsid w:val="00711E57"/>
    <w:rsid w:val="00715FEA"/>
    <w:rsid w:val="007168FA"/>
    <w:rsid w:val="0072237C"/>
    <w:rsid w:val="00722495"/>
    <w:rsid w:val="00724E1B"/>
    <w:rsid w:val="00725A14"/>
    <w:rsid w:val="0073013A"/>
    <w:rsid w:val="00731CC7"/>
    <w:rsid w:val="007346EF"/>
    <w:rsid w:val="007349C5"/>
    <w:rsid w:val="00736935"/>
    <w:rsid w:val="00736C32"/>
    <w:rsid w:val="00737B48"/>
    <w:rsid w:val="00740163"/>
    <w:rsid w:val="00743AE3"/>
    <w:rsid w:val="00743DAE"/>
    <w:rsid w:val="007454F9"/>
    <w:rsid w:val="0075338A"/>
    <w:rsid w:val="00757034"/>
    <w:rsid w:val="00761B28"/>
    <w:rsid w:val="00762A5E"/>
    <w:rsid w:val="007657CA"/>
    <w:rsid w:val="0076598C"/>
    <w:rsid w:val="00765D77"/>
    <w:rsid w:val="0076601A"/>
    <w:rsid w:val="00766025"/>
    <w:rsid w:val="00766354"/>
    <w:rsid w:val="00772328"/>
    <w:rsid w:val="007735EA"/>
    <w:rsid w:val="00777043"/>
    <w:rsid w:val="007806A6"/>
    <w:rsid w:val="00783B1F"/>
    <w:rsid w:val="007855C4"/>
    <w:rsid w:val="0078600D"/>
    <w:rsid w:val="00787294"/>
    <w:rsid w:val="00787367"/>
    <w:rsid w:val="00790D2F"/>
    <w:rsid w:val="007959C7"/>
    <w:rsid w:val="00796DEA"/>
    <w:rsid w:val="00797E98"/>
    <w:rsid w:val="007A2574"/>
    <w:rsid w:val="007A7C29"/>
    <w:rsid w:val="007A7D6F"/>
    <w:rsid w:val="007B0472"/>
    <w:rsid w:val="007B0ADD"/>
    <w:rsid w:val="007B15A0"/>
    <w:rsid w:val="007B20B2"/>
    <w:rsid w:val="007B38BC"/>
    <w:rsid w:val="007B538E"/>
    <w:rsid w:val="007B5AF3"/>
    <w:rsid w:val="007B6CD6"/>
    <w:rsid w:val="007B7ED2"/>
    <w:rsid w:val="007C2305"/>
    <w:rsid w:val="007C2D7C"/>
    <w:rsid w:val="007C378C"/>
    <w:rsid w:val="007C48B9"/>
    <w:rsid w:val="007C499A"/>
    <w:rsid w:val="007C4BB2"/>
    <w:rsid w:val="007C5864"/>
    <w:rsid w:val="007D256B"/>
    <w:rsid w:val="007D418E"/>
    <w:rsid w:val="007D48B7"/>
    <w:rsid w:val="007D49D6"/>
    <w:rsid w:val="007D5583"/>
    <w:rsid w:val="007D5CBD"/>
    <w:rsid w:val="007E0675"/>
    <w:rsid w:val="007E1C87"/>
    <w:rsid w:val="007E6BD3"/>
    <w:rsid w:val="007E7598"/>
    <w:rsid w:val="007F695B"/>
    <w:rsid w:val="007F6A8F"/>
    <w:rsid w:val="007F78FD"/>
    <w:rsid w:val="00805DE9"/>
    <w:rsid w:val="00806810"/>
    <w:rsid w:val="00807297"/>
    <w:rsid w:val="0081069F"/>
    <w:rsid w:val="00812DEE"/>
    <w:rsid w:val="00820146"/>
    <w:rsid w:val="00820587"/>
    <w:rsid w:val="0082155B"/>
    <w:rsid w:val="008301BA"/>
    <w:rsid w:val="00832797"/>
    <w:rsid w:val="00832D70"/>
    <w:rsid w:val="00836F66"/>
    <w:rsid w:val="00837526"/>
    <w:rsid w:val="0084049A"/>
    <w:rsid w:val="008408FA"/>
    <w:rsid w:val="00840A5A"/>
    <w:rsid w:val="00843327"/>
    <w:rsid w:val="00844963"/>
    <w:rsid w:val="00847524"/>
    <w:rsid w:val="00850181"/>
    <w:rsid w:val="008516A0"/>
    <w:rsid w:val="00851E78"/>
    <w:rsid w:val="00852006"/>
    <w:rsid w:val="008521FF"/>
    <w:rsid w:val="00852935"/>
    <w:rsid w:val="0085552F"/>
    <w:rsid w:val="00856BE3"/>
    <w:rsid w:val="00857B26"/>
    <w:rsid w:val="00862274"/>
    <w:rsid w:val="00866316"/>
    <w:rsid w:val="00867426"/>
    <w:rsid w:val="00870AEC"/>
    <w:rsid w:val="00880178"/>
    <w:rsid w:val="008840A1"/>
    <w:rsid w:val="00884994"/>
    <w:rsid w:val="00885DE3"/>
    <w:rsid w:val="008862EB"/>
    <w:rsid w:val="0088659C"/>
    <w:rsid w:val="00891518"/>
    <w:rsid w:val="00892744"/>
    <w:rsid w:val="0089306B"/>
    <w:rsid w:val="008930B7"/>
    <w:rsid w:val="008A0EBB"/>
    <w:rsid w:val="008A3910"/>
    <w:rsid w:val="008A5409"/>
    <w:rsid w:val="008A6A24"/>
    <w:rsid w:val="008B022E"/>
    <w:rsid w:val="008B04CD"/>
    <w:rsid w:val="008B7053"/>
    <w:rsid w:val="008C05C9"/>
    <w:rsid w:val="008C37BB"/>
    <w:rsid w:val="008C5283"/>
    <w:rsid w:val="008C693F"/>
    <w:rsid w:val="008D4475"/>
    <w:rsid w:val="008D5BD9"/>
    <w:rsid w:val="008D5F02"/>
    <w:rsid w:val="008E2417"/>
    <w:rsid w:val="008E4160"/>
    <w:rsid w:val="008F1801"/>
    <w:rsid w:val="008F285F"/>
    <w:rsid w:val="008F7486"/>
    <w:rsid w:val="00902DFC"/>
    <w:rsid w:val="00903E96"/>
    <w:rsid w:val="00907EB4"/>
    <w:rsid w:val="00910769"/>
    <w:rsid w:val="00912B18"/>
    <w:rsid w:val="00914C7F"/>
    <w:rsid w:val="00916706"/>
    <w:rsid w:val="00920BCF"/>
    <w:rsid w:val="00921CAB"/>
    <w:rsid w:val="0092305F"/>
    <w:rsid w:val="009232C8"/>
    <w:rsid w:val="00924662"/>
    <w:rsid w:val="009259D7"/>
    <w:rsid w:val="00925E4C"/>
    <w:rsid w:val="00931727"/>
    <w:rsid w:val="00931F44"/>
    <w:rsid w:val="00933C69"/>
    <w:rsid w:val="009427F1"/>
    <w:rsid w:val="00942F70"/>
    <w:rsid w:val="00946B09"/>
    <w:rsid w:val="00947068"/>
    <w:rsid w:val="00947139"/>
    <w:rsid w:val="00947B22"/>
    <w:rsid w:val="009500ED"/>
    <w:rsid w:val="00951C13"/>
    <w:rsid w:val="00952A0E"/>
    <w:rsid w:val="00954128"/>
    <w:rsid w:val="009553FA"/>
    <w:rsid w:val="00955816"/>
    <w:rsid w:val="009561F2"/>
    <w:rsid w:val="00956397"/>
    <w:rsid w:val="0095639C"/>
    <w:rsid w:val="00956DCC"/>
    <w:rsid w:val="0096116C"/>
    <w:rsid w:val="009618E5"/>
    <w:rsid w:val="009622B8"/>
    <w:rsid w:val="00967B2A"/>
    <w:rsid w:val="00973AF4"/>
    <w:rsid w:val="00975571"/>
    <w:rsid w:val="00975BE3"/>
    <w:rsid w:val="00977A74"/>
    <w:rsid w:val="009800E7"/>
    <w:rsid w:val="00984D30"/>
    <w:rsid w:val="009916AD"/>
    <w:rsid w:val="00991F03"/>
    <w:rsid w:val="009935E8"/>
    <w:rsid w:val="009A2ED6"/>
    <w:rsid w:val="009A4BB8"/>
    <w:rsid w:val="009A7A3B"/>
    <w:rsid w:val="009A7D54"/>
    <w:rsid w:val="009B061C"/>
    <w:rsid w:val="009B1589"/>
    <w:rsid w:val="009C5D07"/>
    <w:rsid w:val="009D2DD7"/>
    <w:rsid w:val="009D3B7C"/>
    <w:rsid w:val="009D493D"/>
    <w:rsid w:val="009E037F"/>
    <w:rsid w:val="009E0A91"/>
    <w:rsid w:val="009E1B7C"/>
    <w:rsid w:val="009E1D95"/>
    <w:rsid w:val="009E218F"/>
    <w:rsid w:val="009E2855"/>
    <w:rsid w:val="009E360B"/>
    <w:rsid w:val="009E3F83"/>
    <w:rsid w:val="009E4B0C"/>
    <w:rsid w:val="009E5FB2"/>
    <w:rsid w:val="009F05ED"/>
    <w:rsid w:val="009F2858"/>
    <w:rsid w:val="009F2F99"/>
    <w:rsid w:val="009F4050"/>
    <w:rsid w:val="009F5BE9"/>
    <w:rsid w:val="009F5C25"/>
    <w:rsid w:val="009F76C2"/>
    <w:rsid w:val="00A002DD"/>
    <w:rsid w:val="00A01F1D"/>
    <w:rsid w:val="00A04800"/>
    <w:rsid w:val="00A133B6"/>
    <w:rsid w:val="00A16617"/>
    <w:rsid w:val="00A17A9D"/>
    <w:rsid w:val="00A17B2A"/>
    <w:rsid w:val="00A2056F"/>
    <w:rsid w:val="00A26300"/>
    <w:rsid w:val="00A303E7"/>
    <w:rsid w:val="00A30A0C"/>
    <w:rsid w:val="00A30F07"/>
    <w:rsid w:val="00A33E24"/>
    <w:rsid w:val="00A359A8"/>
    <w:rsid w:val="00A36B18"/>
    <w:rsid w:val="00A4117F"/>
    <w:rsid w:val="00A412FE"/>
    <w:rsid w:val="00A43C5C"/>
    <w:rsid w:val="00A44071"/>
    <w:rsid w:val="00A44200"/>
    <w:rsid w:val="00A576FA"/>
    <w:rsid w:val="00A60DAF"/>
    <w:rsid w:val="00A627E7"/>
    <w:rsid w:val="00A62CB4"/>
    <w:rsid w:val="00A63FBC"/>
    <w:rsid w:val="00A641B3"/>
    <w:rsid w:val="00A66896"/>
    <w:rsid w:val="00A67112"/>
    <w:rsid w:val="00A70C24"/>
    <w:rsid w:val="00A73379"/>
    <w:rsid w:val="00A75D49"/>
    <w:rsid w:val="00A7767C"/>
    <w:rsid w:val="00A81BD6"/>
    <w:rsid w:val="00A8281B"/>
    <w:rsid w:val="00A83698"/>
    <w:rsid w:val="00A838CC"/>
    <w:rsid w:val="00A83D5D"/>
    <w:rsid w:val="00A840D6"/>
    <w:rsid w:val="00A849E6"/>
    <w:rsid w:val="00A87327"/>
    <w:rsid w:val="00A91038"/>
    <w:rsid w:val="00A9186F"/>
    <w:rsid w:val="00A93C31"/>
    <w:rsid w:val="00A956D0"/>
    <w:rsid w:val="00AA08CB"/>
    <w:rsid w:val="00AA1262"/>
    <w:rsid w:val="00AA23B6"/>
    <w:rsid w:val="00AA6F0D"/>
    <w:rsid w:val="00AB4535"/>
    <w:rsid w:val="00AB48B2"/>
    <w:rsid w:val="00AB577D"/>
    <w:rsid w:val="00AB6ADC"/>
    <w:rsid w:val="00AD30EB"/>
    <w:rsid w:val="00AD3D60"/>
    <w:rsid w:val="00AD43B0"/>
    <w:rsid w:val="00AD521C"/>
    <w:rsid w:val="00AD6D0C"/>
    <w:rsid w:val="00AD6EBB"/>
    <w:rsid w:val="00AE12B5"/>
    <w:rsid w:val="00AE1FEF"/>
    <w:rsid w:val="00AE6935"/>
    <w:rsid w:val="00AE6C58"/>
    <w:rsid w:val="00AE6F9E"/>
    <w:rsid w:val="00AF096A"/>
    <w:rsid w:val="00AF2EDB"/>
    <w:rsid w:val="00AF353B"/>
    <w:rsid w:val="00AF66A0"/>
    <w:rsid w:val="00AF71A1"/>
    <w:rsid w:val="00AF7FE3"/>
    <w:rsid w:val="00B007DC"/>
    <w:rsid w:val="00B040E2"/>
    <w:rsid w:val="00B21A60"/>
    <w:rsid w:val="00B24202"/>
    <w:rsid w:val="00B25FC9"/>
    <w:rsid w:val="00B2696F"/>
    <w:rsid w:val="00B26F06"/>
    <w:rsid w:val="00B40101"/>
    <w:rsid w:val="00B407AE"/>
    <w:rsid w:val="00B432FB"/>
    <w:rsid w:val="00B53953"/>
    <w:rsid w:val="00B55259"/>
    <w:rsid w:val="00B55549"/>
    <w:rsid w:val="00B55794"/>
    <w:rsid w:val="00B57565"/>
    <w:rsid w:val="00B614B2"/>
    <w:rsid w:val="00B67A25"/>
    <w:rsid w:val="00B67C84"/>
    <w:rsid w:val="00B72E23"/>
    <w:rsid w:val="00B72E64"/>
    <w:rsid w:val="00B75939"/>
    <w:rsid w:val="00B82D24"/>
    <w:rsid w:val="00B845DC"/>
    <w:rsid w:val="00B84E8A"/>
    <w:rsid w:val="00B904D3"/>
    <w:rsid w:val="00B92A1A"/>
    <w:rsid w:val="00BA05E3"/>
    <w:rsid w:val="00BA0F66"/>
    <w:rsid w:val="00BA48F6"/>
    <w:rsid w:val="00BA635E"/>
    <w:rsid w:val="00BB2E86"/>
    <w:rsid w:val="00BB37D6"/>
    <w:rsid w:val="00BB4138"/>
    <w:rsid w:val="00BB70A3"/>
    <w:rsid w:val="00BD1233"/>
    <w:rsid w:val="00BD1CAE"/>
    <w:rsid w:val="00BD2D80"/>
    <w:rsid w:val="00BD3881"/>
    <w:rsid w:val="00BD40D4"/>
    <w:rsid w:val="00BD5B4C"/>
    <w:rsid w:val="00BE2C43"/>
    <w:rsid w:val="00BE608E"/>
    <w:rsid w:val="00BE7F45"/>
    <w:rsid w:val="00BF3751"/>
    <w:rsid w:val="00BF3CE8"/>
    <w:rsid w:val="00C026FA"/>
    <w:rsid w:val="00C038C9"/>
    <w:rsid w:val="00C048B8"/>
    <w:rsid w:val="00C0506F"/>
    <w:rsid w:val="00C120B2"/>
    <w:rsid w:val="00C121B6"/>
    <w:rsid w:val="00C1281E"/>
    <w:rsid w:val="00C14B00"/>
    <w:rsid w:val="00C20371"/>
    <w:rsid w:val="00C20785"/>
    <w:rsid w:val="00C21DE4"/>
    <w:rsid w:val="00C22313"/>
    <w:rsid w:val="00C2331A"/>
    <w:rsid w:val="00C2557E"/>
    <w:rsid w:val="00C27DE5"/>
    <w:rsid w:val="00C33510"/>
    <w:rsid w:val="00C3508D"/>
    <w:rsid w:val="00C35C7A"/>
    <w:rsid w:val="00C361E9"/>
    <w:rsid w:val="00C425D3"/>
    <w:rsid w:val="00C45057"/>
    <w:rsid w:val="00C51024"/>
    <w:rsid w:val="00C5432E"/>
    <w:rsid w:val="00C57C51"/>
    <w:rsid w:val="00C64239"/>
    <w:rsid w:val="00C643DC"/>
    <w:rsid w:val="00C64919"/>
    <w:rsid w:val="00C652CA"/>
    <w:rsid w:val="00C67BB8"/>
    <w:rsid w:val="00C70FE2"/>
    <w:rsid w:val="00C73476"/>
    <w:rsid w:val="00C74789"/>
    <w:rsid w:val="00C76A48"/>
    <w:rsid w:val="00C81567"/>
    <w:rsid w:val="00C8302B"/>
    <w:rsid w:val="00C84F97"/>
    <w:rsid w:val="00C862F8"/>
    <w:rsid w:val="00C95A57"/>
    <w:rsid w:val="00C9695C"/>
    <w:rsid w:val="00CA05FB"/>
    <w:rsid w:val="00CA3673"/>
    <w:rsid w:val="00CA4A3A"/>
    <w:rsid w:val="00CA4FCE"/>
    <w:rsid w:val="00CA7CBF"/>
    <w:rsid w:val="00CB2B23"/>
    <w:rsid w:val="00CB497B"/>
    <w:rsid w:val="00CB76C4"/>
    <w:rsid w:val="00CC0033"/>
    <w:rsid w:val="00CC0B0F"/>
    <w:rsid w:val="00CC33ED"/>
    <w:rsid w:val="00CC39AC"/>
    <w:rsid w:val="00CC3A4A"/>
    <w:rsid w:val="00CC49B2"/>
    <w:rsid w:val="00CD3861"/>
    <w:rsid w:val="00CD454A"/>
    <w:rsid w:val="00CD67B9"/>
    <w:rsid w:val="00CE443E"/>
    <w:rsid w:val="00CE4CA3"/>
    <w:rsid w:val="00CE5458"/>
    <w:rsid w:val="00CE7E40"/>
    <w:rsid w:val="00CE7E6D"/>
    <w:rsid w:val="00CF0B51"/>
    <w:rsid w:val="00CF0C87"/>
    <w:rsid w:val="00CF318E"/>
    <w:rsid w:val="00CF3370"/>
    <w:rsid w:val="00CF4665"/>
    <w:rsid w:val="00D04D91"/>
    <w:rsid w:val="00D050BF"/>
    <w:rsid w:val="00D05384"/>
    <w:rsid w:val="00D05648"/>
    <w:rsid w:val="00D108DA"/>
    <w:rsid w:val="00D11D0A"/>
    <w:rsid w:val="00D11E4F"/>
    <w:rsid w:val="00D13DF9"/>
    <w:rsid w:val="00D1645F"/>
    <w:rsid w:val="00D20F5B"/>
    <w:rsid w:val="00D20FAB"/>
    <w:rsid w:val="00D30D18"/>
    <w:rsid w:val="00D3211A"/>
    <w:rsid w:val="00D33AF5"/>
    <w:rsid w:val="00D33B0D"/>
    <w:rsid w:val="00D33CA6"/>
    <w:rsid w:val="00D346DD"/>
    <w:rsid w:val="00D34F1E"/>
    <w:rsid w:val="00D353BF"/>
    <w:rsid w:val="00D409BE"/>
    <w:rsid w:val="00D40C74"/>
    <w:rsid w:val="00D500A7"/>
    <w:rsid w:val="00D51F63"/>
    <w:rsid w:val="00D5366E"/>
    <w:rsid w:val="00D53BC4"/>
    <w:rsid w:val="00D53BF5"/>
    <w:rsid w:val="00D54CC4"/>
    <w:rsid w:val="00D55F7F"/>
    <w:rsid w:val="00D576BD"/>
    <w:rsid w:val="00D57832"/>
    <w:rsid w:val="00D62FFD"/>
    <w:rsid w:val="00D638C2"/>
    <w:rsid w:val="00D65C82"/>
    <w:rsid w:val="00D67120"/>
    <w:rsid w:val="00D71BB6"/>
    <w:rsid w:val="00D761F5"/>
    <w:rsid w:val="00D7640A"/>
    <w:rsid w:val="00D81E95"/>
    <w:rsid w:val="00D82560"/>
    <w:rsid w:val="00D85230"/>
    <w:rsid w:val="00D8568D"/>
    <w:rsid w:val="00D912B7"/>
    <w:rsid w:val="00D92717"/>
    <w:rsid w:val="00D92899"/>
    <w:rsid w:val="00D94560"/>
    <w:rsid w:val="00D9537D"/>
    <w:rsid w:val="00D97279"/>
    <w:rsid w:val="00DA453A"/>
    <w:rsid w:val="00DB186A"/>
    <w:rsid w:val="00DB245B"/>
    <w:rsid w:val="00DB26F0"/>
    <w:rsid w:val="00DB458A"/>
    <w:rsid w:val="00DB75EA"/>
    <w:rsid w:val="00DC21EA"/>
    <w:rsid w:val="00DC43B1"/>
    <w:rsid w:val="00DD1B4A"/>
    <w:rsid w:val="00DD3C33"/>
    <w:rsid w:val="00DD5799"/>
    <w:rsid w:val="00DD6845"/>
    <w:rsid w:val="00DD6957"/>
    <w:rsid w:val="00DE18E1"/>
    <w:rsid w:val="00DE2149"/>
    <w:rsid w:val="00DE3889"/>
    <w:rsid w:val="00DE41A3"/>
    <w:rsid w:val="00DE42CA"/>
    <w:rsid w:val="00DF19A3"/>
    <w:rsid w:val="00DF581F"/>
    <w:rsid w:val="00DF7AD6"/>
    <w:rsid w:val="00E012B3"/>
    <w:rsid w:val="00E022F5"/>
    <w:rsid w:val="00E02DCF"/>
    <w:rsid w:val="00E037D1"/>
    <w:rsid w:val="00E06A32"/>
    <w:rsid w:val="00E0752A"/>
    <w:rsid w:val="00E078F3"/>
    <w:rsid w:val="00E1046F"/>
    <w:rsid w:val="00E117CD"/>
    <w:rsid w:val="00E1215A"/>
    <w:rsid w:val="00E12E99"/>
    <w:rsid w:val="00E1662E"/>
    <w:rsid w:val="00E26C07"/>
    <w:rsid w:val="00E300A5"/>
    <w:rsid w:val="00E3428E"/>
    <w:rsid w:val="00E43747"/>
    <w:rsid w:val="00E46137"/>
    <w:rsid w:val="00E4780B"/>
    <w:rsid w:val="00E47A9A"/>
    <w:rsid w:val="00E47DA3"/>
    <w:rsid w:val="00E510CF"/>
    <w:rsid w:val="00E51390"/>
    <w:rsid w:val="00E5151B"/>
    <w:rsid w:val="00E55733"/>
    <w:rsid w:val="00E60F4A"/>
    <w:rsid w:val="00E6790C"/>
    <w:rsid w:val="00E708FE"/>
    <w:rsid w:val="00E70A87"/>
    <w:rsid w:val="00E73C50"/>
    <w:rsid w:val="00E7448F"/>
    <w:rsid w:val="00E746B8"/>
    <w:rsid w:val="00E76078"/>
    <w:rsid w:val="00E76803"/>
    <w:rsid w:val="00E769BC"/>
    <w:rsid w:val="00E800A5"/>
    <w:rsid w:val="00E815FC"/>
    <w:rsid w:val="00E81827"/>
    <w:rsid w:val="00E82AC1"/>
    <w:rsid w:val="00E83A33"/>
    <w:rsid w:val="00E871A6"/>
    <w:rsid w:val="00E965D5"/>
    <w:rsid w:val="00EA0AC6"/>
    <w:rsid w:val="00EA1685"/>
    <w:rsid w:val="00EA1CF6"/>
    <w:rsid w:val="00EA1DF0"/>
    <w:rsid w:val="00EA4E3E"/>
    <w:rsid w:val="00EA6D60"/>
    <w:rsid w:val="00EB10DF"/>
    <w:rsid w:val="00EB21D7"/>
    <w:rsid w:val="00EB31C8"/>
    <w:rsid w:val="00EB331E"/>
    <w:rsid w:val="00EB3AFD"/>
    <w:rsid w:val="00EB6874"/>
    <w:rsid w:val="00EB76C0"/>
    <w:rsid w:val="00EC0290"/>
    <w:rsid w:val="00EC44FE"/>
    <w:rsid w:val="00EC4A59"/>
    <w:rsid w:val="00EC62E2"/>
    <w:rsid w:val="00EC7D82"/>
    <w:rsid w:val="00ED1749"/>
    <w:rsid w:val="00ED3A22"/>
    <w:rsid w:val="00EE016E"/>
    <w:rsid w:val="00EE05D6"/>
    <w:rsid w:val="00EE49E1"/>
    <w:rsid w:val="00EF22FB"/>
    <w:rsid w:val="00EF2355"/>
    <w:rsid w:val="00EF3C28"/>
    <w:rsid w:val="00EF4CD8"/>
    <w:rsid w:val="00EF5482"/>
    <w:rsid w:val="00EF58D7"/>
    <w:rsid w:val="00F01B71"/>
    <w:rsid w:val="00F03710"/>
    <w:rsid w:val="00F03DB2"/>
    <w:rsid w:val="00F049DA"/>
    <w:rsid w:val="00F1163F"/>
    <w:rsid w:val="00F15777"/>
    <w:rsid w:val="00F1583B"/>
    <w:rsid w:val="00F1733F"/>
    <w:rsid w:val="00F2180F"/>
    <w:rsid w:val="00F21EEF"/>
    <w:rsid w:val="00F23373"/>
    <w:rsid w:val="00F23B68"/>
    <w:rsid w:val="00F24DF9"/>
    <w:rsid w:val="00F2567B"/>
    <w:rsid w:val="00F25F40"/>
    <w:rsid w:val="00F25F5D"/>
    <w:rsid w:val="00F26B86"/>
    <w:rsid w:val="00F27490"/>
    <w:rsid w:val="00F32B29"/>
    <w:rsid w:val="00F3431B"/>
    <w:rsid w:val="00F349FA"/>
    <w:rsid w:val="00F363D0"/>
    <w:rsid w:val="00F4127F"/>
    <w:rsid w:val="00F4280A"/>
    <w:rsid w:val="00F44A0C"/>
    <w:rsid w:val="00F44F1B"/>
    <w:rsid w:val="00F45E4F"/>
    <w:rsid w:val="00F46243"/>
    <w:rsid w:val="00F47B49"/>
    <w:rsid w:val="00F538F5"/>
    <w:rsid w:val="00F53DB5"/>
    <w:rsid w:val="00F61D3A"/>
    <w:rsid w:val="00F63D6E"/>
    <w:rsid w:val="00F63E39"/>
    <w:rsid w:val="00F64878"/>
    <w:rsid w:val="00F64A6E"/>
    <w:rsid w:val="00F65A76"/>
    <w:rsid w:val="00F672AF"/>
    <w:rsid w:val="00F72F7F"/>
    <w:rsid w:val="00F75420"/>
    <w:rsid w:val="00F768BC"/>
    <w:rsid w:val="00F77619"/>
    <w:rsid w:val="00F818A7"/>
    <w:rsid w:val="00F83E6D"/>
    <w:rsid w:val="00F8442C"/>
    <w:rsid w:val="00F862B7"/>
    <w:rsid w:val="00F86CDD"/>
    <w:rsid w:val="00F877DA"/>
    <w:rsid w:val="00F92111"/>
    <w:rsid w:val="00F927EC"/>
    <w:rsid w:val="00F9330B"/>
    <w:rsid w:val="00F93439"/>
    <w:rsid w:val="00F96E09"/>
    <w:rsid w:val="00FA08AC"/>
    <w:rsid w:val="00FA1F33"/>
    <w:rsid w:val="00FA4924"/>
    <w:rsid w:val="00FB027A"/>
    <w:rsid w:val="00FB6107"/>
    <w:rsid w:val="00FB63F0"/>
    <w:rsid w:val="00FB7CFE"/>
    <w:rsid w:val="00FC7EA4"/>
    <w:rsid w:val="00FE1C4F"/>
    <w:rsid w:val="00FE2B15"/>
    <w:rsid w:val="00FE2CED"/>
    <w:rsid w:val="00FE37FC"/>
    <w:rsid w:val="00FE7880"/>
    <w:rsid w:val="00FF27AC"/>
    <w:rsid w:val="00FF3734"/>
    <w:rsid w:val="00FF377F"/>
    <w:rsid w:val="00FF55DB"/>
    <w:rsid w:val="00FF6A17"/>
    <w:rsid w:val="00FF7B55"/>
    <w:rsid w:val="0E00340E"/>
    <w:rsid w:val="16632771"/>
    <w:rsid w:val="19E91D78"/>
    <w:rsid w:val="1F3C6158"/>
    <w:rsid w:val="4A4E1C03"/>
    <w:rsid w:val="5ABB2C88"/>
    <w:rsid w:val="68A45401"/>
    <w:rsid w:val="69FD58F9"/>
    <w:rsid w:val="710C728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name="Title"/>
    <w:lsdException w:uiPriority="99" w:name="Closing"/>
    <w:lsdException w:qFormat="1" w:unhideWhenUsed="0" w:uiPriority="99" w:semiHidden="0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80" w:after="40"/>
      <w:jc w:val="both"/>
    </w:pPr>
    <w:rPr>
      <w:rFonts w:ascii="Arial" w:hAnsi="Arial" w:eastAsia="宋体" w:cstheme="minorBidi"/>
      <w:kern w:val="2"/>
      <w:sz w:val="18"/>
      <w:szCs w:val="21"/>
      <w:lang w:val="en-US" w:eastAsia="zh-CN" w:bidi="ar-SA"/>
    </w:rPr>
  </w:style>
  <w:style w:type="paragraph" w:styleId="2">
    <w:name w:val="heading 1"/>
    <w:next w:val="1"/>
    <w:link w:val="28"/>
    <w:qFormat/>
    <w:uiPriority w:val="9"/>
    <w:pPr>
      <w:keepNext/>
      <w:keepLines/>
      <w:spacing w:before="100" w:beforeAutospacing="1" w:after="240"/>
      <w:outlineLvl w:val="0"/>
    </w:pPr>
    <w:rPr>
      <w:rFonts w:ascii="Arial" w:hAnsi="Arial" w:eastAsia="黑体" w:cstheme="minorBidi"/>
      <w:bCs/>
      <w:color w:val="0090C8"/>
      <w:kern w:val="44"/>
      <w:sz w:val="48"/>
      <w:szCs w:val="44"/>
      <w:lang w:val="en-US" w:eastAsia="zh-CN" w:bidi="ar-SA"/>
    </w:rPr>
  </w:style>
  <w:style w:type="paragraph" w:styleId="3">
    <w:name w:val="heading 2"/>
    <w:next w:val="1"/>
    <w:link w:val="30"/>
    <w:qFormat/>
    <w:uiPriority w:val="9"/>
    <w:pPr>
      <w:keepNext/>
      <w:keepLines/>
      <w:spacing w:before="400" w:after="120"/>
      <w:outlineLvl w:val="1"/>
    </w:pPr>
    <w:rPr>
      <w:rFonts w:ascii="Arial" w:hAnsi="Arial" w:eastAsia="黑体" w:cstheme="majorBidi"/>
      <w:bCs/>
      <w:color w:val="0090C8"/>
      <w:kern w:val="2"/>
      <w:sz w:val="36"/>
      <w:szCs w:val="32"/>
      <w:lang w:val="en-US" w:eastAsia="zh-CN" w:bidi="ar-SA"/>
    </w:rPr>
  </w:style>
  <w:style w:type="paragraph" w:styleId="4">
    <w:name w:val="heading 3"/>
    <w:next w:val="1"/>
    <w:link w:val="31"/>
    <w:qFormat/>
    <w:uiPriority w:val="9"/>
    <w:pPr>
      <w:keepNext/>
      <w:keepLines/>
      <w:spacing w:before="120" w:after="120"/>
      <w:outlineLvl w:val="2"/>
    </w:pPr>
    <w:rPr>
      <w:rFonts w:ascii="Arial" w:hAnsi="Arial" w:eastAsia="黑体" w:cstheme="minorBidi"/>
      <w:bCs/>
      <w:color w:val="0090C8"/>
      <w:kern w:val="2"/>
      <w:sz w:val="30"/>
      <w:szCs w:val="32"/>
      <w:lang w:val="en-US" w:eastAsia="zh-CN" w:bidi="ar-SA"/>
    </w:rPr>
  </w:style>
  <w:style w:type="paragraph" w:styleId="5">
    <w:name w:val="heading 4"/>
    <w:basedOn w:val="1"/>
    <w:next w:val="1"/>
    <w:link w:val="32"/>
    <w:qFormat/>
    <w:uiPriority w:val="9"/>
    <w:pPr>
      <w:keepNext/>
      <w:keepLines/>
      <w:spacing w:after="80"/>
      <w:outlineLvl w:val="3"/>
    </w:pPr>
    <w:rPr>
      <w:rFonts w:eastAsia="黑体" w:cstheme="majorBidi"/>
      <w:bCs/>
      <w:color w:val="0090C8"/>
      <w:sz w:val="22"/>
      <w:szCs w:val="28"/>
    </w:rPr>
  </w:style>
  <w:style w:type="paragraph" w:styleId="6">
    <w:name w:val="heading 5"/>
    <w:basedOn w:val="1"/>
    <w:next w:val="1"/>
    <w:link w:val="33"/>
    <w:semiHidden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4"/>
    <w:semiHidden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35"/>
    <w:semiHidden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36"/>
    <w:semiHidden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37"/>
    <w:semiHidden/>
    <w:qFormat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53"/>
    <w:semiHidden/>
    <w:unhideWhenUsed/>
    <w:qFormat/>
    <w:uiPriority w:val="99"/>
    <w:rPr>
      <w:rFonts w:ascii="宋体"/>
      <w:szCs w:val="18"/>
    </w:rPr>
  </w:style>
  <w:style w:type="paragraph" w:styleId="12">
    <w:name w:val="annotation text"/>
    <w:basedOn w:val="1"/>
    <w:link w:val="51"/>
    <w:semiHidden/>
    <w:unhideWhenUsed/>
    <w:qFormat/>
    <w:uiPriority w:val="99"/>
    <w:pPr>
      <w:jc w:val="left"/>
    </w:pPr>
  </w:style>
  <w:style w:type="paragraph" w:styleId="13">
    <w:name w:val="Balloon Text"/>
    <w:basedOn w:val="1"/>
    <w:link w:val="47"/>
    <w:semiHidden/>
    <w:unhideWhenUsed/>
    <w:qFormat/>
    <w:uiPriority w:val="99"/>
    <w:pPr>
      <w:spacing w:before="0" w:after="0"/>
    </w:pPr>
    <w:rPr>
      <w:szCs w:val="18"/>
    </w:rPr>
  </w:style>
  <w:style w:type="paragraph" w:styleId="14">
    <w:name w:val="footer"/>
    <w:basedOn w:val="1"/>
    <w:link w:val="46"/>
    <w:qFormat/>
    <w:uiPriority w:val="99"/>
    <w:pPr>
      <w:tabs>
        <w:tab w:val="center" w:pos="4153"/>
        <w:tab w:val="right" w:pos="8306"/>
      </w:tabs>
      <w:snapToGrid w:val="0"/>
      <w:jc w:val="left"/>
    </w:pPr>
    <w:rPr>
      <w:color w:val="FFFFFF" w:themeColor="background1"/>
      <w:sz w:val="16"/>
      <w:szCs w:val="18"/>
      <w14:textFill>
        <w14:solidFill>
          <w14:schemeClr w14:val="bg1"/>
        </w14:solidFill>
      </w14:textFill>
    </w:rPr>
  </w:style>
  <w:style w:type="paragraph" w:styleId="15">
    <w:name w:val="header"/>
    <w:basedOn w:val="1"/>
    <w:link w:val="4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16">
    <w:name w:val="Signature"/>
    <w:basedOn w:val="1"/>
    <w:link w:val="49"/>
    <w:qFormat/>
    <w:uiPriority w:val="99"/>
    <w:pPr>
      <w:snapToGrid w:val="0"/>
      <w:spacing w:before="0" w:after="0"/>
    </w:pPr>
    <w:rPr>
      <w:rFonts w:ascii="Futura Hv" w:hAnsi="Futura Hv" w:eastAsia="黑体"/>
      <w:sz w:val="10"/>
    </w:rPr>
  </w:style>
  <w:style w:type="paragraph" w:styleId="17">
    <w:name w:val="HTML Preformatted"/>
    <w:basedOn w:val="1"/>
    <w:link w:val="6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宋体" w:hAnsi="宋体" w:cs="宋体"/>
      <w:kern w:val="0"/>
      <w:sz w:val="24"/>
      <w:szCs w:val="24"/>
    </w:rPr>
  </w:style>
  <w:style w:type="paragraph" w:styleId="1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9">
    <w:name w:val="Title"/>
    <w:basedOn w:val="1"/>
    <w:next w:val="1"/>
    <w:link w:val="29"/>
    <w:semiHidden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20">
    <w:name w:val="annotation subject"/>
    <w:basedOn w:val="12"/>
    <w:next w:val="12"/>
    <w:link w:val="52"/>
    <w:semiHidden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3">
    <w:name w:val="Table Professional"/>
    <w:basedOn w:val="21"/>
    <w:semiHidden/>
    <w:unhideWhenUsed/>
    <w:qFormat/>
    <w:uiPriority w:val="99"/>
    <w:pPr>
      <w:widowControl w:val="0"/>
      <w:spacing w:before="80" w:after="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5">
    <w:name w:val="Hyperlink"/>
    <w:basedOn w:val="2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4"/>
    <w:semiHidden/>
    <w:unhideWhenUsed/>
    <w:qFormat/>
    <w:uiPriority w:val="99"/>
    <w:rPr>
      <w:sz w:val="21"/>
      <w:szCs w:val="21"/>
    </w:rPr>
  </w:style>
  <w:style w:type="paragraph" w:styleId="27">
    <w:name w:val="List Paragraph"/>
    <w:basedOn w:val="1"/>
    <w:semiHidden/>
    <w:qFormat/>
    <w:uiPriority w:val="34"/>
    <w:pPr>
      <w:ind w:firstLine="420" w:firstLineChars="200"/>
    </w:pPr>
  </w:style>
  <w:style w:type="character" w:customStyle="1" w:styleId="28">
    <w:name w:val="标题 1 字符"/>
    <w:basedOn w:val="24"/>
    <w:link w:val="2"/>
    <w:qFormat/>
    <w:uiPriority w:val="9"/>
    <w:rPr>
      <w:rFonts w:ascii="Arial" w:hAnsi="Arial" w:eastAsia="黑体"/>
      <w:bCs/>
      <w:color w:val="0090C8"/>
      <w:kern w:val="44"/>
      <w:sz w:val="48"/>
      <w:szCs w:val="44"/>
    </w:rPr>
  </w:style>
  <w:style w:type="character" w:customStyle="1" w:styleId="29">
    <w:name w:val="标题 字符"/>
    <w:basedOn w:val="24"/>
    <w:link w:val="19"/>
    <w:semiHidden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30">
    <w:name w:val="标题 2 字符"/>
    <w:basedOn w:val="24"/>
    <w:link w:val="3"/>
    <w:qFormat/>
    <w:uiPriority w:val="9"/>
    <w:rPr>
      <w:rFonts w:ascii="Arial" w:hAnsi="Arial" w:eastAsia="黑体" w:cstheme="majorBidi"/>
      <w:bCs/>
      <w:color w:val="0090C8"/>
      <w:sz w:val="36"/>
      <w:szCs w:val="32"/>
    </w:rPr>
  </w:style>
  <w:style w:type="character" w:customStyle="1" w:styleId="31">
    <w:name w:val="标题 3 字符"/>
    <w:basedOn w:val="24"/>
    <w:link w:val="4"/>
    <w:qFormat/>
    <w:uiPriority w:val="9"/>
    <w:rPr>
      <w:rFonts w:ascii="Arial" w:hAnsi="Arial" w:eastAsia="黑体"/>
      <w:bCs/>
      <w:color w:val="0090C8"/>
      <w:sz w:val="30"/>
      <w:szCs w:val="32"/>
    </w:rPr>
  </w:style>
  <w:style w:type="character" w:customStyle="1" w:styleId="32">
    <w:name w:val="标题 4 字符"/>
    <w:basedOn w:val="24"/>
    <w:link w:val="5"/>
    <w:qFormat/>
    <w:uiPriority w:val="9"/>
    <w:rPr>
      <w:rFonts w:ascii="Arial" w:hAnsi="Arial" w:eastAsia="黑体" w:cstheme="majorBidi"/>
      <w:bCs/>
      <w:color w:val="0090C8"/>
      <w:sz w:val="22"/>
      <w:szCs w:val="28"/>
    </w:rPr>
  </w:style>
  <w:style w:type="character" w:customStyle="1" w:styleId="33">
    <w:name w:val="标题 5 字符"/>
    <w:basedOn w:val="24"/>
    <w:link w:val="6"/>
    <w:semiHidden/>
    <w:qFormat/>
    <w:uiPriority w:val="0"/>
    <w:rPr>
      <w:b/>
      <w:bCs/>
      <w:sz w:val="28"/>
      <w:szCs w:val="28"/>
    </w:rPr>
  </w:style>
  <w:style w:type="character" w:customStyle="1" w:styleId="34">
    <w:name w:val="标题 6 字符"/>
    <w:basedOn w:val="24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5">
    <w:name w:val="标题 7 字符"/>
    <w:basedOn w:val="24"/>
    <w:link w:val="8"/>
    <w:semiHidden/>
    <w:qFormat/>
    <w:uiPriority w:val="9"/>
    <w:rPr>
      <w:b/>
      <w:bCs/>
      <w:sz w:val="24"/>
      <w:szCs w:val="24"/>
    </w:rPr>
  </w:style>
  <w:style w:type="character" w:customStyle="1" w:styleId="36">
    <w:name w:val="标题 8 字符"/>
    <w:basedOn w:val="24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7">
    <w:name w:val="标题 9 字符"/>
    <w:basedOn w:val="24"/>
    <w:link w:val="10"/>
    <w:semiHidden/>
    <w:qFormat/>
    <w:uiPriority w:val="9"/>
    <w:rPr>
      <w:rFonts w:asciiTheme="majorHAnsi" w:hAnsiTheme="majorHAnsi" w:eastAsiaTheme="majorEastAsia" w:cstheme="majorBidi"/>
    </w:rPr>
  </w:style>
  <w:style w:type="paragraph" w:customStyle="1" w:styleId="38">
    <w:name w:val="Item List"/>
    <w:basedOn w:val="1"/>
    <w:autoRedefine/>
    <w:qFormat/>
    <w:uiPriority w:val="0"/>
    <w:pPr>
      <w:numPr>
        <w:ilvl w:val="0"/>
        <w:numId w:val="1"/>
      </w:numPr>
      <w:spacing w:before="120"/>
      <w:ind w:left="419" w:hanging="419" w:hangingChars="233"/>
      <w:jc w:val="left"/>
    </w:pPr>
    <w:rPr>
      <w:rFonts w:ascii="Source Sans Pro" w:hAnsi="Source Sans Pro" w:eastAsia="Source Sans Pro" w:cs="Times New Roman"/>
      <w:kern w:val="0"/>
      <w:szCs w:val="13"/>
    </w:rPr>
  </w:style>
  <w:style w:type="paragraph" w:customStyle="1" w:styleId="39">
    <w:name w:val="Item List_2"/>
    <w:basedOn w:val="1"/>
    <w:autoRedefine/>
    <w:qFormat/>
    <w:uiPriority w:val="0"/>
    <w:pPr>
      <w:numPr>
        <w:ilvl w:val="0"/>
        <w:numId w:val="2"/>
      </w:numPr>
      <w:spacing w:before="120"/>
      <w:ind w:left="874"/>
      <w:jc w:val="left"/>
    </w:pPr>
    <w:rPr>
      <w:rFonts w:cs="Times New Roman"/>
      <w:kern w:val="0"/>
      <w:szCs w:val="13"/>
    </w:rPr>
  </w:style>
  <w:style w:type="paragraph" w:customStyle="1" w:styleId="40">
    <w:name w:val="Item List_3"/>
    <w:basedOn w:val="1"/>
    <w:autoRedefine/>
    <w:qFormat/>
    <w:uiPriority w:val="0"/>
    <w:pPr>
      <w:numPr>
        <w:ilvl w:val="0"/>
        <w:numId w:val="3"/>
      </w:numPr>
      <w:tabs>
        <w:tab w:val="left" w:pos="945"/>
      </w:tabs>
      <w:spacing w:before="120"/>
      <w:ind w:left="1247" w:hanging="340"/>
      <w:jc w:val="left"/>
    </w:pPr>
    <w:rPr>
      <w:rFonts w:cs="Times New Roman"/>
      <w:kern w:val="0"/>
      <w:szCs w:val="13"/>
    </w:rPr>
  </w:style>
  <w:style w:type="paragraph" w:customStyle="1" w:styleId="41">
    <w:name w:val="图片"/>
    <w:basedOn w:val="1"/>
    <w:qFormat/>
    <w:uiPriority w:val="0"/>
    <w:pPr>
      <w:jc w:val="center"/>
    </w:pPr>
  </w:style>
  <w:style w:type="paragraph" w:customStyle="1" w:styleId="42">
    <w:name w:val="图片标注"/>
    <w:basedOn w:val="41"/>
    <w:qFormat/>
    <w:uiPriority w:val="0"/>
  </w:style>
  <w:style w:type="paragraph" w:customStyle="1" w:styleId="43">
    <w:name w:val="表格标题文字"/>
    <w:qFormat/>
    <w:uiPriority w:val="0"/>
    <w:pPr>
      <w:snapToGrid w:val="0"/>
      <w:spacing w:before="120" w:line="240" w:lineRule="exact"/>
    </w:pPr>
    <w:rPr>
      <w:rFonts w:ascii="Arial" w:hAnsi="Arial" w:eastAsia="黑体" w:cstheme="minorBidi"/>
      <w:kern w:val="2"/>
      <w:sz w:val="18"/>
      <w:szCs w:val="21"/>
      <w:lang w:val="en-US" w:eastAsia="zh-CN" w:bidi="ar-SA"/>
    </w:rPr>
  </w:style>
  <w:style w:type="paragraph" w:customStyle="1" w:styleId="44">
    <w:name w:val="表格非标题文字"/>
    <w:link w:val="48"/>
    <w:qFormat/>
    <w:uiPriority w:val="0"/>
    <w:pPr>
      <w:snapToGrid w:val="0"/>
      <w:spacing w:before="80" w:after="40"/>
    </w:pPr>
    <w:rPr>
      <w:rFonts w:ascii="Arial" w:hAnsi="Arial" w:eastAsia="宋体" w:cstheme="minorBidi"/>
      <w:kern w:val="2"/>
      <w:sz w:val="18"/>
      <w:szCs w:val="21"/>
      <w:lang w:val="en-US" w:eastAsia="zh-CN" w:bidi="ar-SA"/>
    </w:rPr>
  </w:style>
  <w:style w:type="character" w:customStyle="1" w:styleId="45">
    <w:name w:val="页眉 字符"/>
    <w:basedOn w:val="24"/>
    <w:link w:val="15"/>
    <w:qFormat/>
    <w:uiPriority w:val="99"/>
    <w:rPr>
      <w:rFonts w:ascii="Futura Bk" w:hAnsi="Futura Bk" w:eastAsia="宋体"/>
      <w:color w:val="505050"/>
      <w:sz w:val="18"/>
      <w:szCs w:val="18"/>
    </w:rPr>
  </w:style>
  <w:style w:type="character" w:customStyle="1" w:styleId="46">
    <w:name w:val="页脚 字符"/>
    <w:basedOn w:val="24"/>
    <w:link w:val="14"/>
    <w:qFormat/>
    <w:uiPriority w:val="99"/>
    <w:rPr>
      <w:rFonts w:ascii="Futura Bk" w:hAnsi="Futura Bk" w:eastAsia="宋体"/>
      <w:color w:val="FFFFFF" w:themeColor="background1"/>
      <w:sz w:val="16"/>
      <w:szCs w:val="18"/>
      <w14:textFill>
        <w14:solidFill>
          <w14:schemeClr w14:val="bg1"/>
        </w14:solidFill>
      </w14:textFill>
    </w:rPr>
  </w:style>
  <w:style w:type="character" w:customStyle="1" w:styleId="47">
    <w:name w:val="批注框文本 字符"/>
    <w:basedOn w:val="24"/>
    <w:link w:val="13"/>
    <w:semiHidden/>
    <w:qFormat/>
    <w:uiPriority w:val="99"/>
    <w:rPr>
      <w:rFonts w:ascii="Futura Bk" w:hAnsi="Futura Bk" w:eastAsia="宋体"/>
      <w:color w:val="505050"/>
      <w:sz w:val="18"/>
      <w:szCs w:val="18"/>
    </w:rPr>
  </w:style>
  <w:style w:type="character" w:customStyle="1" w:styleId="48">
    <w:name w:val="表格非标题文字 Char"/>
    <w:basedOn w:val="24"/>
    <w:link w:val="44"/>
    <w:qFormat/>
    <w:uiPriority w:val="0"/>
    <w:rPr>
      <w:rFonts w:ascii="Arial" w:hAnsi="Arial" w:eastAsia="宋体"/>
      <w:sz w:val="18"/>
    </w:rPr>
  </w:style>
  <w:style w:type="character" w:customStyle="1" w:styleId="49">
    <w:name w:val="签名 字符"/>
    <w:basedOn w:val="24"/>
    <w:link w:val="16"/>
    <w:qFormat/>
    <w:uiPriority w:val="99"/>
    <w:rPr>
      <w:rFonts w:ascii="Futura Hv" w:hAnsi="Futura Hv" w:eastAsia="黑体"/>
      <w:color w:val="505050"/>
      <w:sz w:val="10"/>
    </w:rPr>
  </w:style>
  <w:style w:type="table" w:customStyle="1" w:styleId="50">
    <w:name w:val="Table"/>
    <w:basedOn w:val="22"/>
    <w:qFormat/>
    <w:uiPriority w:val="0"/>
    <w:pPr>
      <w:widowControl w:val="0"/>
      <w:snapToGrid w:val="0"/>
      <w:spacing w:before="80"/>
    </w:pPr>
    <w:rPr>
      <w:rFonts w:ascii="Arial" w:hAnsi="Arial" w:eastAsia="宋体" w:cs="Times New Roman"/>
      <w:kern w:val="0"/>
      <w:sz w:val="18"/>
      <w:szCs w:val="20"/>
    </w:rPr>
    <w:tblPr>
      <w:tblBorders>
        <w:top w:val="single" w:color="auto" w:sz="8" w:space="0"/>
        <w:bottom w:val="single" w:color="auto" w:sz="8" w:space="0"/>
        <w:insideH w:val="single" w:color="808080" w:sz="4" w:space="0"/>
        <w:insideV w:val="single" w:color="808080" w:sz="4" w:space="0"/>
      </w:tblBorders>
    </w:tblPr>
    <w:tcPr>
      <w:vAlign w:val="center"/>
    </w:tcPr>
    <w:tblStylePr w:type="firstRow">
      <w:pPr>
        <w:wordWrap/>
        <w:ind w:left="0" w:leftChars="0"/>
      </w:pPr>
      <w:tcPr>
        <w:tcBorders>
          <w:top w:val="single" w:color="auto" w:sz="8" w:space="0"/>
          <w:left w:val="nil"/>
          <w:bottom w:val="single" w:color="808080" w:sz="4" w:space="0"/>
          <w:right w:val="nil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  <w:tblStylePr w:type="lastRow">
      <w:tcPr>
        <w:tcBorders>
          <w:top w:val="single" w:color="808080" w:sz="4" w:space="0"/>
          <w:left w:val="nil"/>
          <w:bottom w:val="single" w:color="auto" w:sz="8" w:space="0"/>
          <w:right w:val="nil"/>
          <w:insideH w:val="nil"/>
          <w:insideV w:val="single" w:sz="4" w:space="0"/>
          <w:tl2br w:val="nil"/>
          <w:tr2bl w:val="nil"/>
        </w:tcBorders>
      </w:tcPr>
    </w:tblStylePr>
  </w:style>
  <w:style w:type="character" w:customStyle="1" w:styleId="51">
    <w:name w:val="批注文字 字符"/>
    <w:basedOn w:val="24"/>
    <w:link w:val="12"/>
    <w:semiHidden/>
    <w:qFormat/>
    <w:uiPriority w:val="99"/>
    <w:rPr>
      <w:rFonts w:ascii="Futura Bk" w:hAnsi="Futura Bk" w:eastAsia="宋体"/>
      <w:sz w:val="18"/>
    </w:rPr>
  </w:style>
  <w:style w:type="character" w:customStyle="1" w:styleId="52">
    <w:name w:val="批注主题 字符"/>
    <w:basedOn w:val="51"/>
    <w:link w:val="20"/>
    <w:semiHidden/>
    <w:qFormat/>
    <w:uiPriority w:val="99"/>
    <w:rPr>
      <w:rFonts w:ascii="Futura Bk" w:hAnsi="Futura Bk" w:eastAsia="宋体"/>
      <w:b/>
      <w:bCs/>
      <w:sz w:val="18"/>
    </w:rPr>
  </w:style>
  <w:style w:type="character" w:customStyle="1" w:styleId="53">
    <w:name w:val="文档结构图 字符"/>
    <w:basedOn w:val="24"/>
    <w:link w:val="11"/>
    <w:semiHidden/>
    <w:qFormat/>
    <w:uiPriority w:val="99"/>
    <w:rPr>
      <w:rFonts w:ascii="宋体" w:hAnsi="Futura Bk" w:eastAsia="宋体"/>
      <w:sz w:val="18"/>
      <w:szCs w:val="18"/>
    </w:rPr>
  </w:style>
  <w:style w:type="table" w:customStyle="1" w:styleId="54">
    <w:name w:val="Table1"/>
    <w:basedOn w:val="22"/>
    <w:qFormat/>
    <w:uiPriority w:val="99"/>
    <w:pPr>
      <w:widowControl w:val="0"/>
      <w:spacing w:before="80" w:after="80"/>
      <w:jc w:val="both"/>
    </w:pPr>
    <w:rPr>
      <w:rFonts w:ascii="Arial" w:hAnsi="Arial" w:eastAsia="宋体" w:cs="Times New Roman"/>
      <w:kern w:val="0"/>
      <w:sz w:val="18"/>
      <w:szCs w:val="20"/>
    </w:rPr>
    <w:tblPr>
      <w:tblBorders>
        <w:insideH w:val="single" w:color="808080" w:sz="4" w:space="0"/>
        <w:insideV w:val="single" w:color="808080" w:sz="4" w:space="0"/>
      </w:tblBorders>
    </w:tblPr>
    <w:tcPr>
      <w:vAlign w:val="center"/>
    </w:tcPr>
    <w:tblStylePr w:type="firstRow">
      <w:pPr>
        <w:wordWrap/>
        <w:ind w:left="0" w:leftChars="0"/>
      </w:pPr>
      <w:tcPr>
        <w:tcBorders>
          <w:top w:val="single" w:color="auto" w:sz="4" w:space="0"/>
          <w:left w:val="nil"/>
          <w:bottom w:val="single" w:color="808080" w:sz="4" w:space="0"/>
          <w:right w:val="nil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  <w:tblStylePr w:type="lastRow">
      <w:tcPr>
        <w:tcBorders>
          <w:top w:val="single" w:color="808080" w:sz="4" w:space="0"/>
          <w:left w:val="nil"/>
          <w:bottom w:val="single" w:color="auto" w:sz="4" w:space="0"/>
          <w:right w:val="nil"/>
          <w:insideH w:val="nil"/>
          <w:insideV w:val="single" w:sz="4" w:space="0"/>
          <w:tl2br w:val="nil"/>
          <w:tr2bl w:val="nil"/>
        </w:tcBorders>
      </w:tcPr>
    </w:tblStylePr>
  </w:style>
  <w:style w:type="character" w:customStyle="1" w:styleId="55">
    <w:name w:val="Table Char"/>
    <w:basedOn w:val="24"/>
    <w:qFormat/>
    <w:uiPriority w:val="99"/>
    <w:rPr>
      <w:rFonts w:ascii="Arial" w:hAnsi="Arial" w:eastAsia="宋体" w:cs="Arial"/>
      <w:sz w:val="18"/>
      <w:szCs w:val="21"/>
      <w:lang w:val="en-US" w:eastAsia="zh-CN" w:bidi="ar-SA"/>
    </w:rPr>
  </w:style>
  <w:style w:type="paragraph" w:customStyle="1" w:styleId="56">
    <w:name w:val="产品型号"/>
    <w:basedOn w:val="1"/>
    <w:next w:val="41"/>
    <w:qFormat/>
    <w:uiPriority w:val="0"/>
    <w:rPr>
      <w:rFonts w:eastAsia="黑体"/>
      <w:sz w:val="36"/>
    </w:rPr>
  </w:style>
  <w:style w:type="table" w:customStyle="1" w:styleId="57">
    <w:name w:val="BTable"/>
    <w:basedOn w:val="21"/>
    <w:qFormat/>
    <w:uiPriority w:val="99"/>
    <w:pPr>
      <w:spacing w:before="80"/>
    </w:pPr>
    <w:rPr>
      <w:rFonts w:ascii="Calibri" w:hAnsi="Calibri"/>
      <w:sz w:val="18"/>
    </w:rPr>
    <w:tblPr>
      <w:tblBorders>
        <w:top w:val="single" w:color="0070C0" w:sz="4" w:space="0"/>
        <w:left w:val="single" w:color="0070C0" w:sz="4" w:space="0"/>
        <w:bottom w:val="single" w:color="0070C0" w:sz="4" w:space="0"/>
        <w:right w:val="single" w:color="0070C0" w:sz="4" w:space="0"/>
        <w:insideH w:val="single" w:color="0070C0" w:sz="4" w:space="0"/>
        <w:insideV w:val="single" w:color="0070C0" w:sz="4" w:space="0"/>
      </w:tblBorders>
    </w:tblPr>
    <w:tcPr>
      <w:vAlign w:val="center"/>
    </w:tcPr>
    <w:tblStylePr w:type="firstRow">
      <w:tcPr>
        <w:shd w:val="clear" w:color="auto" w:fill="C6DBF7"/>
      </w:tcPr>
    </w:tblStylePr>
  </w:style>
  <w:style w:type="paragraph" w:customStyle="1" w:styleId="58">
    <w:name w:val="表格标题"/>
    <w:basedOn w:val="1"/>
    <w:qFormat/>
    <w:uiPriority w:val="0"/>
    <w:pPr>
      <w:spacing w:before="40" w:after="60" w:line="220" w:lineRule="exact"/>
    </w:pPr>
    <w:rPr>
      <w:rFonts w:eastAsia="黑体"/>
      <w:color w:val="007CA8"/>
      <w:kern w:val="0"/>
      <w:szCs w:val="13"/>
    </w:rPr>
  </w:style>
  <w:style w:type="paragraph" w:customStyle="1" w:styleId="59">
    <w:name w:val="表格内文"/>
    <w:basedOn w:val="1"/>
    <w:qFormat/>
    <w:uiPriority w:val="0"/>
    <w:pPr>
      <w:spacing w:line="220" w:lineRule="exact"/>
      <w:jc w:val="left"/>
    </w:pPr>
    <w:rPr>
      <w:rFonts w:eastAsiaTheme="minorEastAsia"/>
      <w:kern w:val="0"/>
      <w:szCs w:val="13"/>
    </w:rPr>
  </w:style>
  <w:style w:type="paragraph" w:customStyle="1" w:styleId="60">
    <w:name w:val="功能图标"/>
    <w:basedOn w:val="41"/>
    <w:qFormat/>
    <w:uiPriority w:val="0"/>
    <w:pPr>
      <w:ind w:left="1021"/>
      <w:jc w:val="left"/>
    </w:pPr>
  </w:style>
  <w:style w:type="character" w:customStyle="1" w:styleId="61">
    <w:name w:val="HTML 预设格式 字符"/>
    <w:basedOn w:val="24"/>
    <w:link w:val="17"/>
    <w:semiHidden/>
    <w:qFormat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6.wmf"/><Relationship Id="rId2" Type="http://schemas.openxmlformats.org/officeDocument/2006/relationships/image" Target="media/image5.wmf"/><Relationship Id="rId1" Type="http://schemas.openxmlformats.org/officeDocument/2006/relationships/image" Target="media/image4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08562\Downloads\&#12304;&#21333;&#26639;&#12305;&#20135;&#21697;&#24425;&#39029;&#26679;&#24335;&#27169;&#26495;(V2.0)-&#20013;&#25991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F01ACE-B8AA-4EDC-B382-E7BFD2A639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【单栏】产品彩页样式模板(V2.0)-中文.dotx</Template>
  <Company>h3c</Company>
  <Pages>3</Pages>
  <Words>346</Words>
  <Characters>2340</Characters>
  <Lines>1</Lines>
  <Paragraphs>1</Paragraphs>
  <TotalTime>982</TotalTime>
  <ScaleCrop>false</ScaleCrop>
  <LinksUpToDate>false</LinksUpToDate>
  <CharactersWithSpaces>2581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2025-08-19T07:08:00Z</dcterms:created>
  <dc:creator>wulei</dc:creator>
  <cp:lastModifiedBy>陨之星</cp:lastModifiedBy>
  <cp:lastPrinted>2015-04-10T08:13:00Z</cp:lastPrinted>
  <dcterms:modified xsi:type="dcterms:W3CDTF">2026-01-28T02:21:25Z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eyJoZGlkIjoiZTE0MzA3ZGQ4MDczOTkwNzFkZjMyMzcwNGUwM2NlYmMiLCJ1c2VySWQiOiIzOTYxODU4MTcifQ==</vt:lpwstr>
  </property>
  <property fmtid="{D5CDD505-2E9C-101B-9397-08002B2CF9AE}" pid="3" name="KSOProductBuildVer">
    <vt:lpwstr>2052-12.1.0.24657</vt:lpwstr>
  </property>
  <property fmtid="{D5CDD505-2E9C-101B-9397-08002B2CF9AE}" pid="4" name="ICV">
    <vt:lpwstr>98FD8C21774147E5A54F8D73D6583B40_13</vt:lpwstr>
  </property>
</Properties>
</file>