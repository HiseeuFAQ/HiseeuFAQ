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ms-word.document.macroEnabled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4C8973">
      <w:pPr>
        <w:pStyle w:val="41"/>
        <w:jc w:val="left"/>
        <w:rPr>
          <w:rFonts w:hint="eastAsia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eastAsia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4MP Outdoor IP65 Waterproof AI Intrusion Detection Battery-Powered Wireless WiFi Camera</w:t>
      </w:r>
    </w:p>
    <w:p w14:paraId="672FE6E9">
      <w:pPr>
        <w:pStyle w:val="41"/>
        <w:jc w:val="left"/>
        <w:rPr>
          <w:rFonts w:hint="default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</w:pPr>
      <w:r>
        <w:rPr>
          <w:rFonts w:hint="eastAsia" w:ascii="Arial" w:hAnsi="Arial" w:eastAsia="Source Sans Pro" w:cs="Arial"/>
          <w:bCs/>
          <w:color w:val="0090C8"/>
          <w:kern w:val="44"/>
          <w:sz w:val="48"/>
          <w:szCs w:val="44"/>
          <w:lang w:val="en-US" w:eastAsia="zh-CN" w:bidi="ar-SA"/>
        </w:rPr>
        <w:t>C90</w:t>
      </w:r>
    </w:p>
    <w:p w14:paraId="250081FF">
      <w:pPr>
        <w:pStyle w:val="41"/>
        <w:rPr>
          <w:rFonts w:hint="default" w:ascii="Arial" w:hAnsi="Arial" w:cs="Arial"/>
        </w:rPr>
      </w:pPr>
      <w:r>
        <w:drawing>
          <wp:inline distT="0" distB="0" distL="114300" distR="114300">
            <wp:extent cx="5523865" cy="3667125"/>
            <wp:effectExtent l="0" t="0" r="635" b="9525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23865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7637D2">
      <w:pPr>
        <w:jc w:val="left"/>
        <w:rPr>
          <w:rFonts w:hint="default" w:ascii="Arial" w:hAnsi="Arial" w:cs="Arial"/>
          <w:sz w:val="6"/>
          <w:szCs w:val="6"/>
        </w:rPr>
      </w:pPr>
      <w:r>
        <w:rPr>
          <w:rFonts w:hint="default" w:ascii="Arial" w:hAnsi="Arial" w:eastAsia="Source Sans Pro" w:cs="Arial"/>
          <w:sz w:val="8"/>
          <w:szCs w:val="8"/>
        </w:rPr>
        <w:t xml:space="preserve">      </w:t>
      </w:r>
    </w:p>
    <w:p w14:paraId="0143E629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Features</w:t>
      </w:r>
    </w:p>
    <w:p w14:paraId="41ED636A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  <w:szCs w:val="18"/>
        </w:rPr>
      </w:pPr>
      <w:r>
        <w:rPr>
          <w:rFonts w:hint="default" w:ascii="Arial" w:hAnsi="Arial" w:cs="Arial"/>
        </w:rPr>
        <w:t>Installation is simple, usage is convenient, fully wireless, no need to run wires</w:t>
      </w:r>
    </w:p>
    <w:p w14:paraId="023CD44E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  <w:szCs w:val="18"/>
        </w:rPr>
      </w:pPr>
      <w:r>
        <w:rPr>
          <w:rFonts w:hint="default" w:ascii="Arial" w:hAnsi="Arial" w:cs="Arial"/>
          <w:szCs w:val="18"/>
        </w:rPr>
        <w:t>The image is clear and smooth, and intelligent transmission reaches the network's full potential</w:t>
      </w:r>
    </w:p>
    <w:p w14:paraId="50964CAC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  <w:szCs w:val="18"/>
        </w:rPr>
      </w:pPr>
      <w:r>
        <w:rPr>
          <w:rFonts w:hint="default" w:ascii="Arial" w:hAnsi="Arial" w:cs="Arial"/>
        </w:rPr>
        <w:t>Online firmware upgrade, synchronized update function and health check</w:t>
      </w:r>
    </w:p>
    <w:p w14:paraId="638DF843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  <w:szCs w:val="18"/>
        </w:rPr>
      </w:pPr>
      <w:r>
        <w:rPr>
          <w:rFonts w:hint="default" w:ascii="Arial" w:hAnsi="Arial" w:cs="Arial"/>
          <w:szCs w:val="18"/>
        </w:rPr>
        <w:t>Supports two-way voice communication, echo cancellation, and noise suppression</w:t>
      </w:r>
    </w:p>
    <w:p w14:paraId="22AEBCF5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  <w:szCs w:val="18"/>
        </w:rPr>
      </w:pPr>
      <w:r>
        <w:rPr>
          <w:rFonts w:hint="default" w:ascii="Arial" w:hAnsi="Arial" w:cs="Arial"/>
          <w:szCs w:val="18"/>
        </w:rPr>
        <w:t>Supports Android and iOS smart terminals for remote real-time monitoring</w:t>
      </w:r>
    </w:p>
    <w:p w14:paraId="2493CBD6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  <w:szCs w:val="18"/>
        </w:rPr>
      </w:pPr>
      <w:r>
        <w:rPr>
          <w:rFonts w:hint="default" w:ascii="Arial" w:hAnsi="Arial" w:cs="Arial"/>
          <w:szCs w:val="18"/>
        </w:rPr>
        <w:t>400W high-definition pixels (2560*1440), with clear picture quality</w:t>
      </w:r>
    </w:p>
    <w:p w14:paraId="54FF997F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  <w:szCs w:val="18"/>
        </w:rPr>
      </w:pPr>
      <w:r>
        <w:rPr>
          <w:rFonts w:hint="default" w:ascii="Arial" w:hAnsi="Arial" w:cs="Arial"/>
        </w:rPr>
        <w:t>7-meter infrared night vision lighting; optional white light illumination for supplementary light, enabling night vision of color images</w:t>
      </w:r>
    </w:p>
    <w:p w14:paraId="0DE7011B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  <w:szCs w:val="18"/>
        </w:rPr>
      </w:pPr>
      <w:r>
        <w:rPr>
          <w:rFonts w:hint="default" w:ascii="Arial" w:hAnsi="Arial" w:cs="Arial"/>
          <w:szCs w:val="18"/>
        </w:rPr>
        <w:t>Built-in rechargeable lithium battery, with long battery life. Normal operation lasts up to 6 months, and standby time is up to 12 months</w:t>
      </w:r>
    </w:p>
    <w:p w14:paraId="661FFEB8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  <w:szCs w:val="18"/>
        </w:rPr>
        <w:t>Supports 2.4G Wi-Fi (IEEE 802.11b/g/n)</w:t>
      </w:r>
    </w:p>
    <w:p w14:paraId="3415657C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cloud storage technology, with micro SD card (up to 128GB) for storage, and mobile phone video recording</w:t>
      </w:r>
    </w:p>
    <w:p w14:paraId="20D11BD9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 intelligent connection of QR codes for power distribution networks</w:t>
      </w:r>
    </w:p>
    <w:p w14:paraId="2D18B73C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Supports human shape detection, vehicle detection, pet capture, and package detection (requires activation of premium services)</w:t>
      </w:r>
    </w:p>
    <w:p w14:paraId="0A04D1DC">
      <w:pPr>
        <w:pStyle w:val="38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8" w:lineRule="auto"/>
        <w:ind w:left="0"/>
        <w:textAlignment w:val="auto"/>
        <w:rPr>
          <w:rFonts w:hint="default" w:ascii="Arial" w:hAnsi="Arial" w:cs="Arial"/>
        </w:rPr>
      </w:pPr>
      <w:r>
        <w:rPr>
          <w:rFonts w:hint="default" w:ascii="Arial" w:hAnsi="Arial" w:cs="Arial"/>
        </w:rPr>
        <w:t>IP65 dustproof and waterproof design, easy to install. Both the back and bottom support 1/4 universal screw brackets</w:t>
      </w:r>
    </w:p>
    <w:p w14:paraId="739DEDC8">
      <w:pPr>
        <w:pStyle w:val="3"/>
        <w:rPr>
          <w:rFonts w:hint="default" w:ascii="Arial" w:hAnsi="Arial" w:eastAsia="Source Sans Pro" w:cs="Arial"/>
          <w:i/>
          <w:color w:val="FF00FF"/>
        </w:rPr>
      </w:pPr>
      <w:r>
        <w:rPr>
          <w:rFonts w:hint="default" w:ascii="Arial" w:hAnsi="Arial" w:eastAsia="Source Sans Pro" w:cs="Arial"/>
        </w:rPr>
        <w:t>Specifications</w:t>
      </w:r>
    </w:p>
    <w:tbl>
      <w:tblPr>
        <w:tblStyle w:val="57"/>
        <w:tblW w:w="10221" w:type="dxa"/>
        <w:jc w:val="center"/>
        <w:tblBorders>
          <w:top w:val="single" w:color="0070C0" w:sz="4" w:space="0"/>
          <w:left w:val="single" w:color="0070C0" w:sz="4" w:space="0"/>
          <w:bottom w:val="single" w:color="0070C0" w:sz="4" w:space="0"/>
          <w:right w:val="single" w:color="0070C0" w:sz="4" w:space="0"/>
          <w:insideH w:val="single" w:color="0070C0" w:sz="4" w:space="0"/>
          <w:insideV w:val="single" w:color="0070C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6"/>
        <w:gridCol w:w="7385"/>
      </w:tblGrid>
      <w:tr w14:paraId="2183D18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7226F1A0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Model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B1075CB">
            <w:pPr>
              <w:jc w:val="left"/>
              <w:rPr>
                <w:rFonts w:hint="default" w:ascii="Arial" w:hAnsi="Arial" w:eastAsia="宋体" w:cs="Arial"/>
                <w:color w:val="0070C0"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C90</w:t>
            </w:r>
          </w:p>
        </w:tc>
      </w:tr>
      <w:tr w14:paraId="79E8FC7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shd w:val="clear" w:color="auto" w:fill="C6D9F0" w:themeFill="text2" w:themeFillTint="33"/>
            <w:vAlign w:val="center"/>
          </w:tcPr>
          <w:p w14:paraId="0C840759">
            <w:pPr>
              <w:jc w:val="left"/>
              <w:rPr>
                <w:rFonts w:hint="default" w:ascii="Arial" w:hAnsi="Arial" w:eastAsia="Source Sans Pro" w:cs="Arial"/>
                <w:color w:val="0070C0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H</w:t>
            </w:r>
            <w:r>
              <w:rPr>
                <w:rFonts w:hint="default" w:ascii="Arial" w:hAnsi="Arial" w:eastAsia="Source Sans Pro" w:cs="Arial"/>
                <w:color w:val="0070C0"/>
              </w:rPr>
              <w:t>ost processor</w:t>
            </w:r>
          </w:p>
        </w:tc>
        <w:tc>
          <w:tcPr>
            <w:tcW w:w="7385" w:type="dxa"/>
            <w:shd w:val="clear" w:color="auto" w:fill="C6D9F0" w:themeFill="text2" w:themeFillTint="33"/>
            <w:vAlign w:val="center"/>
          </w:tcPr>
          <w:p w14:paraId="51237E66">
            <w:pPr>
              <w:jc w:val="left"/>
              <w:rPr>
                <w:rFonts w:hint="default" w:cs="Arial"/>
                <w:color w:val="0070C0"/>
                <w:lang w:val="en-US" w:eastAsia="zh-CN"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SOC:ARM</w:t>
            </w:r>
          </w:p>
        </w:tc>
      </w:tr>
      <w:tr w14:paraId="09395D3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0CB7FB8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cs="Arial"/>
                <w:color w:val="0070C0"/>
                <w:lang w:val="en-US" w:eastAsia="zh-CN"/>
              </w:rPr>
              <w:t>I</w:t>
            </w:r>
            <w:r>
              <w:rPr>
                <w:rFonts w:hint="default" w:ascii="Arial" w:hAnsi="Arial" w:eastAsia="Source Sans Pro" w:cs="Arial"/>
                <w:color w:val="0070C0"/>
              </w:rPr>
              <w:t>maging sensor</w:t>
            </w:r>
          </w:p>
        </w:tc>
      </w:tr>
      <w:tr w14:paraId="275C03A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8B99B0F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Max Resolution</w:t>
            </w:r>
          </w:p>
        </w:tc>
        <w:tc>
          <w:tcPr>
            <w:tcW w:w="7385" w:type="dxa"/>
            <w:vAlign w:val="center"/>
          </w:tcPr>
          <w:p w14:paraId="037E825E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 w:cs="Arial"/>
                <w:lang w:val="en-US" w:eastAsia="zh-CN"/>
              </w:rPr>
              <w:t>4</w:t>
            </w:r>
            <w:r>
              <w:rPr>
                <w:rFonts w:hint="default" w:ascii="Arial" w:hAnsi="Arial" w:eastAsia="Source Sans Pro" w:cs="Arial"/>
              </w:rPr>
              <w:t xml:space="preserve"> MP</w:t>
            </w:r>
          </w:p>
        </w:tc>
      </w:tr>
      <w:tr w14:paraId="7AAE4DB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003E2C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Sensor</w:t>
            </w:r>
          </w:p>
        </w:tc>
        <w:tc>
          <w:tcPr>
            <w:tcW w:w="7385" w:type="dxa"/>
            <w:vAlign w:val="center"/>
          </w:tcPr>
          <w:p w14:paraId="00208581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1/2.8" color CMOS sensor</w:t>
            </w:r>
          </w:p>
        </w:tc>
      </w:tr>
      <w:tr w14:paraId="0CB0AE9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BE8A45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lang w:val="en-US" w:eastAsia="zh-CN"/>
              </w:rPr>
              <w:t>Lens</w:t>
            </w:r>
          </w:p>
        </w:tc>
        <w:tc>
          <w:tcPr>
            <w:tcW w:w="7385" w:type="dxa"/>
            <w:vAlign w:val="center"/>
          </w:tcPr>
          <w:p w14:paraId="2B0C29EA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M12, f: 3.0mm, F1.6, 4 million pixels</w:t>
            </w:r>
          </w:p>
        </w:tc>
      </w:tr>
      <w:tr w14:paraId="7B82B8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12642EC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ource Sans Pro" w:cs="Arial"/>
                <w:b w:val="0"/>
                <w:bCs w:val="0"/>
              </w:rPr>
              <w:t>Viewing angle</w:t>
            </w:r>
          </w:p>
        </w:tc>
        <w:tc>
          <w:tcPr>
            <w:tcW w:w="7385" w:type="dxa"/>
            <w:vAlign w:val="center"/>
          </w:tcPr>
          <w:p w14:paraId="63E24BCC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H (horizontal) 115 degrees; V (vertical) 62 degrees; D (diagonal) 138 degrees</w:t>
            </w:r>
          </w:p>
        </w:tc>
      </w:tr>
      <w:tr w14:paraId="0503B01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FBA5E5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Minimum illumination</w:t>
            </w:r>
          </w:p>
        </w:tc>
        <w:tc>
          <w:tcPr>
            <w:tcW w:w="7385" w:type="dxa"/>
            <w:vAlign w:val="center"/>
          </w:tcPr>
          <w:p w14:paraId="31181C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0.01 Lux</w:t>
            </w:r>
          </w:p>
        </w:tc>
      </w:tr>
      <w:tr w14:paraId="094FF67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E16BCA6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Audio</w:t>
            </w:r>
          </w:p>
        </w:tc>
      </w:tr>
      <w:tr w14:paraId="24BBC7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BAFC62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Input/Output</w:t>
            </w:r>
          </w:p>
        </w:tc>
        <w:tc>
          <w:tcPr>
            <w:tcW w:w="7385" w:type="dxa"/>
            <w:vAlign w:val="center"/>
          </w:tcPr>
          <w:p w14:paraId="01513DC8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Enable two-way voice communication (built-in microphone and speaker)</w:t>
            </w:r>
          </w:p>
        </w:tc>
      </w:tr>
      <w:tr w14:paraId="4CA30DC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2F261C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Audio compression method</w:t>
            </w:r>
          </w:p>
        </w:tc>
        <w:tc>
          <w:tcPr>
            <w:tcW w:w="7385" w:type="dxa"/>
            <w:vAlign w:val="center"/>
          </w:tcPr>
          <w:p w14:paraId="379E3D51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cs="Arial"/>
                <w:b w:val="0"/>
                <w:bCs/>
                <w:lang w:val="en-US" w:eastAsia="zh-CN"/>
              </w:rPr>
              <w:t>AAC</w:t>
            </w:r>
          </w:p>
        </w:tc>
      </w:tr>
      <w:tr w14:paraId="63FE9B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C0FC4D2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Video</w:t>
            </w:r>
          </w:p>
        </w:tc>
      </w:tr>
      <w:tr w14:paraId="5AE6AB3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9942D5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Video compression method</w:t>
            </w:r>
          </w:p>
        </w:tc>
        <w:tc>
          <w:tcPr>
            <w:tcW w:w="7385" w:type="dxa"/>
            <w:vAlign w:val="center"/>
          </w:tcPr>
          <w:p w14:paraId="049B751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H.264/H.265</w:t>
            </w:r>
          </w:p>
        </w:tc>
      </w:tr>
      <w:tr w14:paraId="5194DCD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E437D5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Lighting frequency</w:t>
            </w:r>
          </w:p>
        </w:tc>
        <w:tc>
          <w:tcPr>
            <w:tcW w:w="7385" w:type="dxa"/>
            <w:vAlign w:val="center"/>
          </w:tcPr>
          <w:p w14:paraId="5E2BCE4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50Hz, 60Hz</w:t>
            </w:r>
          </w:p>
        </w:tc>
      </w:tr>
      <w:tr w14:paraId="3277DC6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6EA2C81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eastAsia="Source Sans Pro" w:cs="Arial"/>
                <w:b w:val="0"/>
                <w:bCs w:val="0"/>
              </w:rPr>
              <w:t>Image frame rate</w:t>
            </w:r>
          </w:p>
        </w:tc>
        <w:tc>
          <w:tcPr>
            <w:tcW w:w="7385" w:type="dxa"/>
            <w:vAlign w:val="center"/>
          </w:tcPr>
          <w:p w14:paraId="70BA345E">
            <w:pPr>
              <w:jc w:val="left"/>
              <w:rPr>
                <w:rFonts w:hint="default" w:ascii="Arial" w:hAnsi="Arial" w:cs="Arial"/>
                <w:b w:val="0"/>
                <w:bCs w:val="0"/>
              </w:rPr>
            </w:pPr>
            <w:r>
              <w:rPr>
                <w:rFonts w:hint="default" w:ascii="Arial" w:hAnsi="Arial" w:cs="Arial"/>
                <w:b w:val="0"/>
                <w:bCs w:val="0"/>
              </w:rPr>
              <w:t>15fps</w:t>
            </w:r>
          </w:p>
        </w:tc>
      </w:tr>
      <w:tr w14:paraId="6552882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B4E542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cs="Arial"/>
                <w:b w:val="0"/>
                <w:bCs/>
              </w:rPr>
              <w:t>Maximum image resolution</w:t>
            </w:r>
          </w:p>
        </w:tc>
        <w:tc>
          <w:tcPr>
            <w:tcW w:w="7385" w:type="dxa"/>
            <w:vAlign w:val="center"/>
          </w:tcPr>
          <w:p w14:paraId="46FFFB25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2560*1440</w:t>
            </w:r>
          </w:p>
        </w:tc>
      </w:tr>
      <w:tr w14:paraId="55AFA02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A3DB4C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Night vision light source</w:t>
            </w:r>
          </w:p>
        </w:tc>
        <w:tc>
          <w:tcPr>
            <w:tcW w:w="7385" w:type="dxa"/>
            <w:vAlign w:val="center"/>
          </w:tcPr>
          <w:p w14:paraId="1C4D1F1F">
            <w:pPr>
              <w:jc w:val="left"/>
              <w:rPr>
                <w:rFonts w:hint="default" w:ascii="Arial" w:hAnsi="Arial" w:cs="Arial"/>
                <w:b w:val="0"/>
                <w:bCs/>
              </w:rPr>
            </w:pPr>
            <w:r>
              <w:rPr>
                <w:rFonts w:hint="default" w:ascii="Arial" w:hAnsi="Arial" w:cs="Arial"/>
                <w:b w:val="0"/>
                <w:bCs/>
              </w:rPr>
              <w:t>Infrared lamp or white light lamp (1.5W 200Lux)</w:t>
            </w:r>
          </w:p>
        </w:tc>
      </w:tr>
      <w:tr w14:paraId="0FEDC4D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DA00BB4">
            <w:pPr>
              <w:jc w:val="left"/>
              <w:rPr>
                <w:rFonts w:hint="default" w:ascii="Arial" w:hAnsi="Arial" w:eastAsia="宋体" w:cs="Arial"/>
                <w:b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Internet</w:t>
            </w:r>
          </w:p>
        </w:tc>
      </w:tr>
      <w:tr w14:paraId="2E555A7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FA46A42">
            <w:pPr>
              <w:jc w:val="left"/>
              <w:rPr>
                <w:rFonts w:hint="eastAsia" w:ascii="Arial" w:hAnsi="Arial" w:eastAsia="宋体" w:cs="Arial"/>
                <w:b/>
                <w:lang w:eastAsia="zh-CN"/>
              </w:rPr>
            </w:pPr>
            <w:r>
              <w:rPr>
                <w:rFonts w:hint="eastAsia" w:ascii="Arial" w:hAnsi="Arial" w:eastAsia="宋体" w:cs="Arial"/>
                <w:b w:val="0"/>
                <w:bCs/>
                <w:lang w:eastAsia="zh-CN"/>
              </w:rPr>
              <w:t>Wireless Network</w:t>
            </w:r>
          </w:p>
        </w:tc>
        <w:tc>
          <w:tcPr>
            <w:tcW w:w="7385" w:type="dxa"/>
            <w:vAlign w:val="center"/>
          </w:tcPr>
          <w:p w14:paraId="518D21C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2.4G Wi-Fi (IEEE802.11b/g/n), built-in antenna, external antenna support (2.4G)</w:t>
            </w:r>
          </w:p>
        </w:tc>
      </w:tr>
      <w:tr w14:paraId="729C82A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0DCB80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Supported Protocols</w:t>
            </w:r>
          </w:p>
        </w:tc>
        <w:tc>
          <w:tcPr>
            <w:tcW w:w="7385" w:type="dxa"/>
            <w:vAlign w:val="center"/>
          </w:tcPr>
          <w:p w14:paraId="4E8C2CB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TCP/IP, UDP/IP, DHCP, RTMP, MUTP</w:t>
            </w:r>
          </w:p>
        </w:tc>
      </w:tr>
      <w:tr w14:paraId="39B4955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94E465E">
            <w:pPr>
              <w:jc w:val="left"/>
              <w:rPr>
                <w:rFonts w:hint="default" w:ascii="Arial" w:hAnsi="Arial" w:eastAsia="Source Sans Pro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Source Sans Pro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Supported IP Address</w:t>
            </w:r>
          </w:p>
        </w:tc>
        <w:tc>
          <w:tcPr>
            <w:tcW w:w="7385" w:type="dxa"/>
            <w:vAlign w:val="center"/>
          </w:tcPr>
          <w:p w14:paraId="4AEE7969">
            <w:pPr>
              <w:jc w:val="left"/>
              <w:rPr>
                <w:rFonts w:hint="default" w:ascii="Arial" w:hAnsi="Arial" w:eastAsia="Source Sans Pro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Arial" w:hAnsi="Arial" w:eastAsia="Source Sans Pro" w:cs="Arial"/>
                <w:color w:val="000000" w:themeColor="text1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Dynamic IP Address</w:t>
            </w:r>
          </w:p>
        </w:tc>
      </w:tr>
      <w:tr w14:paraId="7F2ACDA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FD1655F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AI</w:t>
            </w:r>
          </w:p>
        </w:tc>
      </w:tr>
      <w:tr w14:paraId="4D98F25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350EA7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Smart Features</w:t>
            </w:r>
          </w:p>
        </w:tc>
        <w:tc>
          <w:tcPr>
            <w:tcW w:w="7385" w:type="dxa"/>
            <w:vAlign w:val="center"/>
          </w:tcPr>
          <w:p w14:paraId="323F9DE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Human Detection, Vehicle Detection, Pet Capture, Package Detection</w:t>
            </w:r>
          </w:p>
        </w:tc>
      </w:tr>
      <w:tr w14:paraId="11478D0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F94F9F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  <w:color w:val="0070C0"/>
                <w:lang w:val="en-US" w:eastAsia="zh-CN"/>
              </w:rPr>
              <w:t xml:space="preserve">Alarm Method </w:t>
            </w:r>
          </w:p>
        </w:tc>
      </w:tr>
      <w:tr w14:paraId="1583CB7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0FABDEF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Alarm Notification </w:t>
            </w:r>
          </w:p>
        </w:tc>
        <w:tc>
          <w:tcPr>
            <w:tcW w:w="7385" w:type="dxa"/>
            <w:vAlign w:val="center"/>
          </w:tcPr>
          <w:p w14:paraId="2E55329F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Mobile app push notifications, device white light flashing, and audible alarm</w:t>
            </w:r>
          </w:p>
        </w:tc>
      </w:tr>
      <w:tr w14:paraId="2864001B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3BDA8A8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  <w:color w:val="0070C0"/>
                <w:lang w:val="en-US" w:eastAsia="zh-CN"/>
              </w:rPr>
              <w:t>Wake-Up</w:t>
            </w:r>
          </w:p>
        </w:tc>
      </w:tr>
      <w:tr w14:paraId="6886411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6CE993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 xml:space="preserve"> Wake-Up Method</w:t>
            </w:r>
          </w:p>
        </w:tc>
        <w:tc>
          <w:tcPr>
            <w:tcW w:w="7385" w:type="dxa"/>
            <w:vAlign w:val="center"/>
          </w:tcPr>
          <w:p w14:paraId="54C9A053">
            <w:pPr>
              <w:jc w:val="left"/>
              <w:rPr>
                <w:rFonts w:hint="default" w:ascii="Arial" w:hAnsi="Arial" w:eastAsia="Source Sans Pro" w:cs="Arial"/>
                <w:color w:val="0070C0"/>
                <w:lang w:val="en-US" w:eastAsia="zh-CN"/>
              </w:rPr>
            </w:pPr>
            <w:r>
              <w:rPr>
                <w:rFonts w:hint="eastAsia"/>
              </w:rPr>
              <w:t xml:space="preserve"> PIR motion detection wake-up, remote active wake-up</w:t>
            </w:r>
          </w:p>
        </w:tc>
      </w:tr>
      <w:tr w14:paraId="3647C5E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81F898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Recording</w:t>
            </w:r>
          </w:p>
        </w:tc>
      </w:tr>
      <w:tr w14:paraId="370C7F1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C21611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Method</w:t>
            </w:r>
          </w:p>
        </w:tc>
        <w:tc>
          <w:tcPr>
            <w:tcW w:w="7385" w:type="dxa"/>
            <w:vAlign w:val="center"/>
          </w:tcPr>
          <w:p w14:paraId="2795C0A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Alarm-triggered recording, manual recording</w:t>
            </w:r>
          </w:p>
        </w:tc>
      </w:tr>
      <w:tr w14:paraId="6B0433C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574669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Recording Storage</w:t>
            </w:r>
          </w:p>
        </w:tc>
        <w:tc>
          <w:tcPr>
            <w:tcW w:w="7385" w:type="dxa"/>
            <w:vAlign w:val="center"/>
          </w:tcPr>
          <w:p w14:paraId="0D9011B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Cloud storage, local Micro SD card, mobile device memory</w:t>
            </w:r>
          </w:p>
        </w:tc>
      </w:tr>
      <w:tr w14:paraId="3103CD3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A0CBC2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Indicator Lights</w:t>
            </w:r>
          </w:p>
        </w:tc>
      </w:tr>
      <w:tr w14:paraId="5F2D9FF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43502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LED Indicators </w:t>
            </w:r>
          </w:p>
        </w:tc>
        <w:tc>
          <w:tcPr>
            <w:tcW w:w="7385" w:type="dxa"/>
            <w:vAlign w:val="center"/>
          </w:tcPr>
          <w:p w14:paraId="0065DF2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Red and blue lights indicating power/network signal/function status</w:t>
            </w:r>
          </w:p>
        </w:tc>
      </w:tr>
      <w:tr w14:paraId="2B93777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6DC235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Power Consumption</w:t>
            </w:r>
          </w:p>
        </w:tc>
      </w:tr>
      <w:tr w14:paraId="593BFE2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45FDD8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Power Off </w:t>
            </w:r>
          </w:p>
        </w:tc>
        <w:tc>
          <w:tcPr>
            <w:tcW w:w="7385" w:type="dxa"/>
            <w:vAlign w:val="center"/>
          </w:tcPr>
          <w:p w14:paraId="1CC1FE0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0.32mW (4V 80μA)</w:t>
            </w:r>
          </w:p>
        </w:tc>
      </w:tr>
      <w:tr w14:paraId="5A4236D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8C5AD04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Standby </w:t>
            </w:r>
          </w:p>
        </w:tc>
        <w:tc>
          <w:tcPr>
            <w:tcW w:w="7385" w:type="dxa"/>
            <w:vAlign w:val="center"/>
          </w:tcPr>
          <w:p w14:paraId="7DCA606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1.68mW (4V 0.35mA)</w:t>
            </w:r>
          </w:p>
        </w:tc>
      </w:tr>
      <w:tr w14:paraId="40DEF173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18CF0A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Daytime Operating Power Consumption </w:t>
            </w:r>
          </w:p>
        </w:tc>
        <w:tc>
          <w:tcPr>
            <w:tcW w:w="7385" w:type="dxa"/>
            <w:vAlign w:val="center"/>
          </w:tcPr>
          <w:p w14:paraId="3782406C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0.98W (4V 246mA)</w:t>
            </w:r>
          </w:p>
        </w:tc>
      </w:tr>
      <w:tr w14:paraId="2D245690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477B47A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  <w:color w:val="376092" w:themeColor="accent1" w:themeShade="BF"/>
              </w:rPr>
              <w:t>Network</w:t>
            </w:r>
          </w:p>
        </w:tc>
      </w:tr>
      <w:tr w14:paraId="13797CB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E78319E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Open-Air Range</w:t>
            </w:r>
          </w:p>
        </w:tc>
        <w:tc>
          <w:tcPr>
            <w:tcW w:w="7385" w:type="dxa"/>
            <w:vAlign w:val="center"/>
          </w:tcPr>
          <w:p w14:paraId="497F81D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100 meters</w:t>
            </w:r>
          </w:p>
        </w:tc>
      </w:tr>
      <w:tr w14:paraId="0372C30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24145B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  <w:color w:val="376092" w:themeColor="accent1" w:themeShade="BF"/>
              </w:rPr>
              <w:t>Interfaces</w:t>
            </w:r>
          </w:p>
        </w:tc>
      </w:tr>
      <w:tr w14:paraId="59DC4CD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E5895A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Power</w:t>
            </w:r>
          </w:p>
        </w:tc>
        <w:tc>
          <w:tcPr>
            <w:tcW w:w="7385" w:type="dxa"/>
            <w:vAlign w:val="center"/>
          </w:tcPr>
          <w:p w14:paraId="5F6F19F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Micro USB port</w:t>
            </w:r>
          </w:p>
        </w:tc>
      </w:tr>
      <w:tr w14:paraId="6337BCB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B8A5CC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SD Card</w:t>
            </w:r>
          </w:p>
        </w:tc>
        <w:tc>
          <w:tcPr>
            <w:tcW w:w="7385" w:type="dxa"/>
            <w:vAlign w:val="center"/>
          </w:tcPr>
          <w:p w14:paraId="521B9638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up to 128GB</w:t>
            </w:r>
          </w:p>
        </w:tc>
      </w:tr>
      <w:tr w14:paraId="0BFEC20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F5EACB6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Antenna</w:t>
            </w:r>
          </w:p>
        </w:tc>
        <w:tc>
          <w:tcPr>
            <w:tcW w:w="7385" w:type="dxa"/>
            <w:vAlign w:val="center"/>
          </w:tcPr>
          <w:p w14:paraId="28F5B0B2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Supports external antenna</w:t>
            </w:r>
          </w:p>
        </w:tc>
      </w:tr>
      <w:tr w14:paraId="58406E99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0D7FE1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Buttons</w:t>
            </w:r>
          </w:p>
        </w:tc>
        <w:tc>
          <w:tcPr>
            <w:tcW w:w="7385" w:type="dxa"/>
            <w:vAlign w:val="center"/>
          </w:tcPr>
          <w:p w14:paraId="5470DB4D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 Power Button, 1 Reset Hole</w:t>
            </w:r>
          </w:p>
        </w:tc>
      </w:tr>
      <w:tr w14:paraId="250EA27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40AFB08B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Mounting</w:t>
            </w:r>
          </w:p>
        </w:tc>
      </w:tr>
      <w:tr w14:paraId="0E74E15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D93132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Mounting Method</w:t>
            </w:r>
          </w:p>
        </w:tc>
        <w:tc>
          <w:tcPr>
            <w:tcW w:w="7385" w:type="dxa"/>
            <w:vAlign w:val="center"/>
          </w:tcPr>
          <w:p w14:paraId="3E52EDA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Rear 1/4" Universal Screw Hole</w:t>
            </w:r>
          </w:p>
        </w:tc>
      </w:tr>
      <w:tr w14:paraId="323E39F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782A9F5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 w:ascii="Arial" w:hAnsi="Arial" w:eastAsia="Source Sans Pro" w:cs="Arial"/>
                <w:color w:val="0070C0"/>
                <w:lang w:val="en-US" w:eastAsia="zh-CN"/>
              </w:rPr>
              <w:t>Environment</w:t>
            </w:r>
          </w:p>
        </w:tc>
      </w:tr>
      <w:tr w14:paraId="53D5FE7F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34F571C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Dustproof &amp; Waterproof </w:t>
            </w:r>
          </w:p>
        </w:tc>
        <w:tc>
          <w:tcPr>
            <w:tcW w:w="7385" w:type="dxa"/>
            <w:vAlign w:val="center"/>
          </w:tcPr>
          <w:p w14:paraId="471A37A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IP65</w:t>
            </w:r>
          </w:p>
        </w:tc>
      </w:tr>
      <w:tr w14:paraId="153463D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53913F8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Operating Environment</w:t>
            </w:r>
          </w:p>
        </w:tc>
        <w:tc>
          <w:tcPr>
            <w:tcW w:w="7385" w:type="dxa"/>
            <w:vAlign w:val="center"/>
          </w:tcPr>
          <w:p w14:paraId="063E0AE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Digital Defog</w:t>
            </w:r>
          </w:p>
        </w:tc>
      </w:tr>
      <w:tr w14:paraId="1E3501C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2932075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Storage Environment </w:t>
            </w:r>
          </w:p>
        </w:tc>
        <w:tc>
          <w:tcPr>
            <w:tcW w:w="7385" w:type="dxa"/>
            <w:vAlign w:val="center"/>
          </w:tcPr>
          <w:p w14:paraId="58AA2BF8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eastAsia"/>
              </w:rPr>
              <w:t>-20°C ~ 60°C / 0% ~ 90% RH (non-condensing)</w:t>
            </w:r>
          </w:p>
        </w:tc>
      </w:tr>
      <w:tr w14:paraId="4E73B1A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5E6B328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Specifications</w:t>
            </w:r>
          </w:p>
        </w:tc>
      </w:tr>
      <w:tr w14:paraId="1868B4C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773A01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Dimensions (LxWxH)</w:t>
            </w:r>
          </w:p>
        </w:tc>
        <w:tc>
          <w:tcPr>
            <w:tcW w:w="7385" w:type="dxa"/>
            <w:vAlign w:val="center"/>
          </w:tcPr>
          <w:p w14:paraId="39D0C029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59mm x 60mm x 91mm (excluding bracket)</w:t>
            </w:r>
          </w:p>
        </w:tc>
      </w:tr>
      <w:tr w14:paraId="738A2A4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3EBB52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 xml:space="preserve"> Unit Weight </w:t>
            </w:r>
          </w:p>
        </w:tc>
        <w:tc>
          <w:tcPr>
            <w:tcW w:w="7385" w:type="dxa"/>
            <w:vAlign w:val="center"/>
          </w:tcPr>
          <w:p w14:paraId="04921707">
            <w:pPr>
              <w:jc w:val="left"/>
              <w:rPr>
                <w:rFonts w:hint="default" w:ascii="Arial" w:hAnsi="Arial" w:cs="Arial"/>
              </w:rPr>
            </w:pPr>
            <w:r>
              <w:rPr>
                <w:rFonts w:hint="eastAsia"/>
              </w:rPr>
              <w:t>Approx. 235g</w:t>
            </w:r>
          </w:p>
        </w:tc>
      </w:tr>
      <w:tr w14:paraId="4D689E7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0DFB6C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Material, Color, Finish</w:t>
            </w:r>
          </w:p>
        </w:tc>
        <w:tc>
          <w:tcPr>
            <w:tcW w:w="7385" w:type="dxa"/>
            <w:vAlign w:val="center"/>
          </w:tcPr>
          <w:p w14:paraId="02C446CA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PC, White High Gloss</w:t>
            </w:r>
          </w:p>
        </w:tc>
      </w:tr>
      <w:tr w14:paraId="250DD6A6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1685C61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Certificates</w:t>
            </w:r>
          </w:p>
        </w:tc>
      </w:tr>
      <w:tr w14:paraId="1A8A95F5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EF053C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Certificates</w:t>
            </w:r>
          </w:p>
        </w:tc>
        <w:tc>
          <w:tcPr>
            <w:tcW w:w="7385" w:type="dxa"/>
            <w:vAlign w:val="center"/>
          </w:tcPr>
          <w:p w14:paraId="04CBD3D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eastAsia"/>
              </w:rPr>
              <w:t>CE, FCC, RoHS, MSDS, UN38.3</w:t>
            </w:r>
          </w:p>
        </w:tc>
      </w:tr>
      <w:tr w14:paraId="0675DF1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DAEDA60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Built</w:t>
            </w:r>
            <w:r>
              <w:rPr>
                <w:rFonts w:hint="default" w:ascii="Arial" w:hAnsi="Arial" w:eastAsia="Source Sans Pro" w:cs="Arial"/>
              </w:rPr>
              <w:noBreakHyphen/>
            </w:r>
            <w:r>
              <w:rPr>
                <w:rFonts w:hint="default" w:ascii="Arial" w:hAnsi="Arial" w:eastAsia="Source Sans Pro" w:cs="Arial"/>
              </w:rPr>
              <w:t>in Speaker</w:t>
            </w:r>
          </w:p>
        </w:tc>
        <w:tc>
          <w:tcPr>
            <w:tcW w:w="7385" w:type="dxa"/>
            <w:vAlign w:val="center"/>
          </w:tcPr>
          <w:p w14:paraId="57FC55D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Support</w:t>
            </w:r>
          </w:p>
        </w:tc>
      </w:tr>
      <w:tr w14:paraId="47BF0498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2FC41DB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WIFI</w:t>
            </w:r>
          </w:p>
        </w:tc>
        <w:tc>
          <w:tcPr>
            <w:tcW w:w="7385" w:type="dxa"/>
            <w:vAlign w:val="center"/>
          </w:tcPr>
          <w:p w14:paraId="527759DB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N/A</w:t>
            </w:r>
          </w:p>
        </w:tc>
      </w:tr>
      <w:tr w14:paraId="49FB78F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620137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Network</w:t>
            </w:r>
          </w:p>
        </w:tc>
        <w:tc>
          <w:tcPr>
            <w:tcW w:w="7385" w:type="dxa"/>
            <w:vAlign w:val="center"/>
          </w:tcPr>
          <w:p w14:paraId="179854D7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1 × RJ45 10 M/100 M Base</w:t>
            </w:r>
            <w:r>
              <w:rPr>
                <w:rFonts w:hint="default" w:ascii="Arial" w:hAnsi="Arial" w:eastAsia="Source Sans Pro" w:cs="Arial"/>
              </w:rPr>
              <w:noBreakHyphen/>
            </w:r>
            <w:r>
              <w:rPr>
                <w:rFonts w:hint="default" w:ascii="Arial" w:hAnsi="Arial" w:eastAsia="Source Sans Pro" w:cs="Arial"/>
              </w:rPr>
              <w:t>TX Ethernet</w:t>
            </w:r>
          </w:p>
        </w:tc>
      </w:tr>
      <w:tr w14:paraId="3630646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10221" w:type="dxa"/>
            <w:gridSpan w:val="2"/>
            <w:shd w:val="clear" w:color="auto" w:fill="C6D9F0" w:themeFill="text2" w:themeFillTint="33"/>
            <w:vAlign w:val="center"/>
          </w:tcPr>
          <w:p w14:paraId="5E3519EC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  <w:color w:val="0070C0"/>
              </w:rPr>
              <w:t>General</w:t>
            </w:r>
          </w:p>
        </w:tc>
      </w:tr>
      <w:tr w14:paraId="5C43BB1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4E82D07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Protection</w:t>
            </w:r>
          </w:p>
        </w:tc>
        <w:tc>
          <w:tcPr>
            <w:tcW w:w="7385" w:type="dxa"/>
            <w:vAlign w:val="center"/>
          </w:tcPr>
          <w:p w14:paraId="6959E6BD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 xml:space="preserve">IP66 </w:t>
            </w:r>
          </w:p>
        </w:tc>
      </w:tr>
      <w:tr w14:paraId="3AE6330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9888BF2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Power</w:t>
            </w:r>
          </w:p>
        </w:tc>
        <w:tc>
          <w:tcPr>
            <w:tcW w:w="7385" w:type="dxa"/>
            <w:vAlign w:val="center"/>
          </w:tcPr>
          <w:p w14:paraId="066DBC87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DC 12V±25%, PoE (IEEE 802.3af)</w:t>
            </w:r>
          </w:p>
        </w:tc>
      </w:tr>
      <w:tr w14:paraId="0833F3ED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2C405EEC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Power Interface</w:t>
            </w:r>
          </w:p>
        </w:tc>
        <w:tc>
          <w:tcPr>
            <w:tcW w:w="7385" w:type="dxa"/>
            <w:vAlign w:val="center"/>
          </w:tcPr>
          <w:p w14:paraId="3C86533C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Ø5.5 mm coaxial power plug</w:t>
            </w:r>
          </w:p>
        </w:tc>
      </w:tr>
      <w:tr w14:paraId="4AD8BFCA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C21776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Dimensions</w:t>
            </w:r>
          </w:p>
        </w:tc>
        <w:tc>
          <w:tcPr>
            <w:tcW w:w="7385" w:type="dxa"/>
            <w:vAlign w:val="center"/>
          </w:tcPr>
          <w:p w14:paraId="3AEDAB7D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Calibri" w:cs="Arial"/>
              </w:rPr>
              <w:t>Φ</w:t>
            </w:r>
            <w:r>
              <w:rPr>
                <w:rFonts w:hint="default" w:ascii="Arial" w:hAnsi="Arial" w:eastAsia="Source Sans Pro" w:cs="Arial"/>
              </w:rPr>
              <w:t>110mm*110mm*151mm (</w:t>
            </w:r>
            <w:r>
              <w:rPr>
                <w:rFonts w:hint="default" w:ascii="Arial" w:hAnsi="Arial" w:eastAsia="Calibri" w:cs="Arial"/>
              </w:rPr>
              <w:t>Φ</w:t>
            </w:r>
            <w:r>
              <w:rPr>
                <w:rFonts w:hint="default" w:ascii="Arial" w:hAnsi="Arial" w:eastAsia="Source Sans Pro" w:cs="Arial"/>
              </w:rPr>
              <w:t>4.3”x 4.3”x 6.0”)</w:t>
            </w:r>
          </w:p>
        </w:tc>
      </w:tr>
      <w:tr w14:paraId="25E30027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78427901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Weight</w:t>
            </w:r>
          </w:p>
        </w:tc>
        <w:tc>
          <w:tcPr>
            <w:tcW w:w="7385" w:type="dxa"/>
            <w:vAlign w:val="center"/>
          </w:tcPr>
          <w:p w14:paraId="2929064A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0.38kg (0.84lb)</w:t>
            </w:r>
          </w:p>
        </w:tc>
      </w:tr>
      <w:tr w14:paraId="305FE3C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45488E6D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Material</w:t>
            </w:r>
          </w:p>
        </w:tc>
        <w:tc>
          <w:tcPr>
            <w:tcW w:w="7385" w:type="dxa"/>
            <w:vAlign w:val="center"/>
          </w:tcPr>
          <w:p w14:paraId="0B8CB747">
            <w:pPr>
              <w:jc w:val="left"/>
              <w:rPr>
                <w:rFonts w:hint="default" w:ascii="Arial" w:hAnsi="Arial" w:eastAsia="Source Sans Pro" w:cs="Arial"/>
              </w:rPr>
            </w:pPr>
            <w:r>
              <w:rPr>
                <w:rFonts w:hint="default" w:ascii="Arial" w:hAnsi="Arial" w:eastAsia="Source Sans Pro" w:cs="Arial"/>
              </w:rPr>
              <w:t>Plastic</w:t>
            </w:r>
          </w:p>
        </w:tc>
      </w:tr>
      <w:tr w14:paraId="40788A7C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1089A5A6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Working Environment</w:t>
            </w:r>
          </w:p>
        </w:tc>
        <w:tc>
          <w:tcPr>
            <w:tcW w:w="7385" w:type="dxa"/>
            <w:vAlign w:val="center"/>
          </w:tcPr>
          <w:p w14:paraId="0BA47DB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noBreakHyphen/>
            </w:r>
            <w:r>
              <w:rPr>
                <w:rFonts w:hint="default" w:ascii="Arial" w:hAnsi="Arial" w:eastAsia="Source Sans Pro" w:cs="Arial"/>
              </w:rPr>
              <w:t xml:space="preserve">30 </w:t>
            </w:r>
            <w:r>
              <w:rPr>
                <w:rFonts w:hint="default" w:ascii="Arial" w:hAnsi="Arial" w:eastAsia="微软雅黑" w:cs="Arial"/>
                <w:color w:val="222222"/>
                <w:shd w:val="clear" w:color="auto" w:fill="FFFFFF"/>
              </w:rPr>
              <w:t>℃</w:t>
            </w:r>
            <w:r>
              <w:rPr>
                <w:rFonts w:hint="default" w:ascii="Arial" w:hAnsi="Arial" w:eastAsia="Source Sans Pro" w:cs="Arial"/>
              </w:rPr>
              <w:t xml:space="preserve"> to 60 </w:t>
            </w:r>
            <w:r>
              <w:rPr>
                <w:rFonts w:hint="default" w:ascii="Arial" w:hAnsi="Arial" w:eastAsia="微软雅黑" w:cs="Arial"/>
                <w:color w:val="222222"/>
                <w:shd w:val="clear" w:color="auto" w:fill="FFFFFF"/>
              </w:rPr>
              <w:t>℃</w:t>
            </w:r>
            <w:r>
              <w:rPr>
                <w:rFonts w:hint="default" w:ascii="Arial" w:hAnsi="Arial" w:eastAsia="Source Sans Pro" w:cs="Arial"/>
              </w:rPr>
              <w:t xml:space="preserve"> (</w:t>
            </w:r>
            <w:r>
              <w:rPr>
                <w:rFonts w:hint="default" w:ascii="Arial" w:hAnsi="Arial" w:eastAsia="Source Sans Pro" w:cs="Arial"/>
              </w:rPr>
              <w:noBreakHyphen/>
            </w:r>
            <w:r>
              <w:rPr>
                <w:rFonts w:hint="default" w:ascii="Arial" w:hAnsi="Arial" w:eastAsia="Source Sans Pro" w:cs="Arial"/>
              </w:rPr>
              <w:t xml:space="preserve">22 </w:t>
            </w:r>
            <w:r>
              <w:rPr>
                <w:rFonts w:hint="default" w:ascii="Arial" w:hAnsi="Arial" w:eastAsia="微软雅黑" w:cs="Arial"/>
                <w:color w:val="222222"/>
                <w:shd w:val="clear" w:color="auto" w:fill="FFFFFF"/>
              </w:rPr>
              <w:t>℉</w:t>
            </w:r>
            <w:r>
              <w:rPr>
                <w:rFonts w:hint="default" w:ascii="Arial" w:hAnsi="Arial" w:eastAsia="Source Sans Pro" w:cs="Arial"/>
              </w:rPr>
              <w:t xml:space="preserve"> to 140 </w:t>
            </w:r>
            <w:r>
              <w:rPr>
                <w:rFonts w:hint="default" w:ascii="Arial" w:hAnsi="Arial" w:eastAsia="微软雅黑" w:cs="Arial"/>
                <w:color w:val="222222"/>
                <w:shd w:val="clear" w:color="auto" w:fill="FFFFFF"/>
              </w:rPr>
              <w:t>℉</w:t>
            </w:r>
            <w:r>
              <w:rPr>
                <w:rFonts w:hint="default" w:ascii="Arial" w:hAnsi="Arial" w:eastAsia="Source Sans Pro" w:cs="Arial"/>
              </w:rPr>
              <w:t>), Humidity: ≤ 95% RH (non</w:t>
            </w:r>
            <w:r>
              <w:rPr>
                <w:rFonts w:hint="default" w:ascii="Arial" w:hAnsi="Arial" w:eastAsia="Source Sans Pro" w:cs="Arial"/>
              </w:rPr>
              <w:noBreakHyphen/>
            </w:r>
            <w:r>
              <w:rPr>
                <w:rFonts w:hint="default" w:ascii="Arial" w:hAnsi="Arial" w:eastAsia="Source Sans Pro" w:cs="Arial"/>
              </w:rPr>
              <w:t>condensing)</w:t>
            </w:r>
          </w:p>
        </w:tc>
      </w:tr>
      <w:tr w14:paraId="21021972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B65942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Storage Environment</w:t>
            </w:r>
          </w:p>
        </w:tc>
        <w:tc>
          <w:tcPr>
            <w:tcW w:w="7385" w:type="dxa"/>
            <w:vAlign w:val="center"/>
          </w:tcPr>
          <w:p w14:paraId="32F2A073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noBreakHyphen/>
            </w:r>
            <w:r>
              <w:rPr>
                <w:rFonts w:hint="default" w:ascii="Arial" w:hAnsi="Arial" w:eastAsia="Source Sans Pro" w:cs="Arial"/>
              </w:rPr>
              <w:t xml:space="preserve">30 </w:t>
            </w:r>
            <w:r>
              <w:rPr>
                <w:rFonts w:hint="default" w:ascii="Arial" w:hAnsi="Arial" w:eastAsia="微软雅黑" w:cs="Arial"/>
                <w:color w:val="222222"/>
                <w:shd w:val="clear" w:color="auto" w:fill="FFFFFF"/>
              </w:rPr>
              <w:t>℃</w:t>
            </w:r>
            <w:r>
              <w:rPr>
                <w:rFonts w:hint="default" w:ascii="Arial" w:hAnsi="Arial" w:eastAsia="Source Sans Pro" w:cs="Arial"/>
              </w:rPr>
              <w:t xml:space="preserve"> to 60 </w:t>
            </w:r>
            <w:r>
              <w:rPr>
                <w:rFonts w:hint="default" w:ascii="Arial" w:hAnsi="Arial" w:eastAsia="微软雅黑" w:cs="Arial"/>
                <w:color w:val="222222"/>
                <w:shd w:val="clear" w:color="auto" w:fill="FFFFFF"/>
              </w:rPr>
              <w:t>℃</w:t>
            </w:r>
            <w:r>
              <w:rPr>
                <w:rFonts w:hint="default" w:ascii="Arial" w:hAnsi="Arial" w:eastAsia="Source Sans Pro" w:cs="Arial"/>
              </w:rPr>
              <w:t xml:space="preserve"> (</w:t>
            </w:r>
            <w:r>
              <w:rPr>
                <w:rFonts w:hint="default" w:ascii="Arial" w:hAnsi="Arial" w:eastAsia="Source Sans Pro" w:cs="Arial"/>
              </w:rPr>
              <w:noBreakHyphen/>
            </w:r>
            <w:r>
              <w:rPr>
                <w:rFonts w:hint="default" w:ascii="Arial" w:hAnsi="Arial" w:eastAsia="Source Sans Pro" w:cs="Arial"/>
              </w:rPr>
              <w:t xml:space="preserve">22 </w:t>
            </w:r>
            <w:r>
              <w:rPr>
                <w:rFonts w:hint="default" w:ascii="Arial" w:hAnsi="Arial" w:eastAsia="微软雅黑" w:cs="Arial"/>
                <w:color w:val="222222"/>
                <w:shd w:val="clear" w:color="auto" w:fill="FFFFFF"/>
              </w:rPr>
              <w:t>℉</w:t>
            </w:r>
            <w:r>
              <w:rPr>
                <w:rFonts w:hint="default" w:ascii="Arial" w:hAnsi="Arial" w:eastAsia="Source Sans Pro" w:cs="Arial"/>
              </w:rPr>
              <w:t xml:space="preserve"> to 140 </w:t>
            </w:r>
            <w:r>
              <w:rPr>
                <w:rFonts w:hint="default" w:ascii="Arial" w:hAnsi="Arial" w:eastAsia="微软雅黑" w:cs="Arial"/>
                <w:color w:val="222222"/>
                <w:shd w:val="clear" w:color="auto" w:fill="FFFFFF"/>
              </w:rPr>
              <w:t>℉</w:t>
            </w:r>
            <w:r>
              <w:rPr>
                <w:rFonts w:hint="default" w:ascii="Arial" w:hAnsi="Arial" w:eastAsia="Source Sans Pro" w:cs="Arial"/>
              </w:rPr>
              <w:t>), Humidity: ≤ 95% RH (non</w:t>
            </w:r>
            <w:r>
              <w:rPr>
                <w:rFonts w:hint="default" w:ascii="Arial" w:hAnsi="Arial" w:eastAsia="Source Sans Pro" w:cs="Arial"/>
              </w:rPr>
              <w:noBreakHyphen/>
            </w:r>
            <w:r>
              <w:rPr>
                <w:rFonts w:hint="default" w:ascii="Arial" w:hAnsi="Arial" w:eastAsia="Source Sans Pro" w:cs="Arial"/>
              </w:rPr>
              <w:t>condensing)</w:t>
            </w:r>
          </w:p>
        </w:tc>
      </w:tr>
      <w:tr w14:paraId="763FEB71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896F0B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Surge Protection</w:t>
            </w:r>
          </w:p>
        </w:tc>
        <w:tc>
          <w:tcPr>
            <w:tcW w:w="7385" w:type="dxa"/>
            <w:vAlign w:val="center"/>
          </w:tcPr>
          <w:p w14:paraId="019CC50B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4 KV</w:t>
            </w:r>
          </w:p>
        </w:tc>
      </w:tr>
      <w:tr w14:paraId="2EF3F68E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0D3853F4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Reset Button</w:t>
            </w:r>
          </w:p>
        </w:tc>
        <w:tc>
          <w:tcPr>
            <w:tcW w:w="7385" w:type="dxa"/>
            <w:vAlign w:val="center"/>
          </w:tcPr>
          <w:p w14:paraId="44F96712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Support</w:t>
            </w:r>
          </w:p>
        </w:tc>
      </w:tr>
      <w:tr w14:paraId="26E06644">
        <w:tblPrEx>
          <w:tblBorders>
            <w:top w:val="single" w:color="0070C0" w:sz="4" w:space="0"/>
            <w:left w:val="single" w:color="0070C0" w:sz="4" w:space="0"/>
            <w:bottom w:val="single" w:color="0070C0" w:sz="4" w:space="0"/>
            <w:right w:val="single" w:color="0070C0" w:sz="4" w:space="0"/>
            <w:insideH w:val="single" w:color="0070C0" w:sz="4" w:space="0"/>
            <w:insideV w:val="single" w:color="0070C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22" w:hRule="atLeast"/>
          <w:jc w:val="center"/>
        </w:trPr>
        <w:tc>
          <w:tcPr>
            <w:tcW w:w="2836" w:type="dxa"/>
            <w:vAlign w:val="center"/>
          </w:tcPr>
          <w:p w14:paraId="60467755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LED Indicator</w:t>
            </w:r>
          </w:p>
        </w:tc>
        <w:tc>
          <w:tcPr>
            <w:tcW w:w="7385" w:type="dxa"/>
            <w:vAlign w:val="center"/>
          </w:tcPr>
          <w:p w14:paraId="0A5CD83E">
            <w:pPr>
              <w:jc w:val="left"/>
              <w:rPr>
                <w:rFonts w:hint="default" w:ascii="Arial" w:hAnsi="Arial" w:cs="Arial"/>
                <w:b/>
              </w:rPr>
            </w:pPr>
            <w:r>
              <w:rPr>
                <w:rFonts w:hint="default" w:ascii="Arial" w:hAnsi="Arial" w:eastAsia="Source Sans Pro" w:cs="Arial"/>
              </w:rPr>
              <w:t>1, red/blue</w:t>
            </w:r>
          </w:p>
        </w:tc>
      </w:tr>
    </w:tbl>
    <w:p w14:paraId="56EC94A5">
      <w:pPr>
        <w:spacing w:before="0" w:after="0"/>
        <w:jc w:val="center"/>
        <w:rPr>
          <w:rFonts w:hint="default" w:ascii="Arial" w:hAnsi="Arial" w:cs="Arial"/>
        </w:rPr>
      </w:pPr>
      <w:bookmarkStart w:id="0" w:name="_GoBack"/>
      <w:bookmarkEnd w:id="0"/>
    </w:p>
    <w:p w14:paraId="70467AFB">
      <w:pPr>
        <w:widowControl/>
        <w:spacing w:before="0" w:after="0"/>
        <w:jc w:val="left"/>
        <w:rPr>
          <w:rFonts w:hint="default" w:ascii="Arial" w:hAnsi="Arial" w:cs="Arial"/>
        </w:rPr>
      </w:pPr>
    </w:p>
    <w:sectPr>
      <w:headerReference r:id="rId4" w:type="default"/>
      <w:footerReference r:id="rId6" w:type="default"/>
      <w:headerReference r:id="rId5" w:type="even"/>
      <w:footerReference r:id="rId7" w:type="even"/>
      <w:pgSz w:w="11906" w:h="16838"/>
      <w:pgMar w:top="1440" w:right="851" w:bottom="1440" w:left="85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Futura Hv">
    <w:altName w:val="Segoe UI Semibold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ource Sans Pro">
    <w:altName w:val="Segoe Print"/>
    <w:panose1 w:val="020B0503030403020204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Futura Bk">
    <w:altName w:val="Arial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BD6CAE8">
    <w:pPr>
      <w:pStyle w:val="14"/>
    </w:pP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6130290</wp:posOffset>
              </wp:positionH>
              <wp:positionV relativeFrom="paragraph">
                <wp:posOffset>190500</wp:posOffset>
              </wp:positionV>
              <wp:extent cx="342900" cy="265430"/>
              <wp:effectExtent l="0" t="0" r="0" b="1270"/>
              <wp:wrapNone/>
              <wp:docPr id="27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D4A4E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6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35" o:spid="_x0000_s1026" o:spt="202" type="#_x0000_t202" style="position:absolute;left:0pt;margin-left:482.7pt;margin-top:15pt;height:20.9pt;width:27pt;z-index:251660288;mso-width-relative:page;mso-height-relative:margin;mso-height-percent:200;" filled="f" stroked="f" coordsize="21600,21600" o:gfxdata="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W6mZvVAAAACgEAAA8AAAAAAAAAAQAgAAAAIgAAAGRycy9kb3du&#10;cmV2LnhtbFBLAQIUABQAAAAIAIdO4kDIUaToAgIAABUEAAAOAAAAAAAAAAEAIAAAACQBAABkcnMv&#10;ZTJvRG9jLnhtbFBLBQYAAAAABgAGAFkBAACYBQAAAAA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79D4A4E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6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6164580</wp:posOffset>
              </wp:positionH>
              <wp:positionV relativeFrom="paragraph">
                <wp:posOffset>245745</wp:posOffset>
              </wp:positionV>
              <wp:extent cx="866140" cy="205105"/>
              <wp:effectExtent l="0" t="0" r="0" b="4445"/>
              <wp:wrapNone/>
              <wp:docPr id="23" name="Group 3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4" name="Rectangle 33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26" name="Rectangle 34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2" o:spid="_x0000_s1026" o:spt="203" style="position:absolute;left:0pt;margin-left:485.4pt;margin-top:19.35pt;height:16.15pt;width:68.2pt;z-index:251659264;mso-width-relative:page;mso-height-relative:page;" coordorigin="10571,15781" coordsize="1364,323" o:gfxdata="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GzEAvNoAAAAKAQAADwAAAAAAAAABACAAAAAiAAAAZHJzL2Rvd25yZXYu&#10;eG1sUEsBAhQAFAAAAAgAh07iQO5/2V6kAgAArQcAAA4AAAAAAAAAAQAgAAAAKQEAAGRycy9lMm9E&#10;b2MueG1sUEsFBgAAAAAGAAYAWQEAAD8GAAAAAA==&#10;">
              <o:lock v:ext="edit" aspectratio="f"/>
              <v:rect id="Rectangle 33" o:spid="_x0000_s1026" o:spt="1" style="position:absolute;left:10571;top:15821;height:283;width:1364;" fillcolor="#FF0000" filled="t" stroked="f" coordsize="21600,21600" o:gfxdata="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3dCgL4A&#10;AADbAAAADwAAAAAAAAABACAAAAAiAAAAZHJzL2Rvd25yZXYueG1sUEsBAhQAFAAAAAgAh07iQDMv&#10;BZ47AAAAOQAAABAAAAAAAAAAAQAgAAAADQEAAGRycy9zaGFwZXhtbC54bWxQSwUGAAAAAAYABgBb&#10;AQAAtw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4" o:spid="_x0000_s1026" o:spt="1" style="position:absolute;left:10571;top:15781;height:283;width:1364;" fillcolor="#53BDD5" filled="t" stroked="f" coordsize="21600,21600" o:gfxdata="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2EPsYrgAAADbAAAA&#10;DwAAAAAAAAABACAAAAAiAAAAZHJzL2Rvd25yZXYueG1sUEsBAhQAFAAAAAgAh07iQDMvBZ47AAAA&#10;OQAAABAAAAAAAAAAAQAgAAAABwEAAGRycy9zaGFwZXhtbC54bWxQSwUGAAAAAAYABgBbAQAAsQMA&#10;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B91C94">
    <w:pPr>
      <w:pStyle w:val="14"/>
    </w:pPr>
    <w: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column">
                <wp:posOffset>6985</wp:posOffset>
              </wp:positionH>
              <wp:positionV relativeFrom="paragraph">
                <wp:posOffset>219075</wp:posOffset>
              </wp:positionV>
              <wp:extent cx="342900" cy="265430"/>
              <wp:effectExtent l="0" t="0" r="0" b="1270"/>
              <wp:wrapNone/>
              <wp:docPr id="31" name="Text Box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2900" cy="2654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CA31AF5">
                          <w:pPr>
                            <w:pStyle w:val="14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 xml:space="preserve"> PAGE \*                                                                        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36000" tIns="36000" rIns="36000" bIns="3600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id="Text Box 40" o:spid="_x0000_s1026" o:spt="202" type="#_x0000_t202" style="position:absolute;left:0pt;margin-left:0.55pt;margin-top:17.25pt;height:20.9pt;width:27pt;z-index:251662336;mso-width-relative:page;mso-height-relative:margin;mso-height-percent:200;" filled="f" stroked="f" coordsize="21600,21600" o:gfxdata="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03sV+9EAAAAGAQAADwAAAAAAAAABACAAAAAiAAAAZHJzL2Rvd25yZXYu&#10;eG1sUEsBAhQAFAAAAAgAh07iQLqd4MUCAgAAFQQAAA4AAAAAAAAAAQAgAAAAIAEAAGRycy9lMm9E&#10;b2MueG1sUEsFBgAAAAAGAAYAWQEAAJQFAAAAAA==&#10;">
              <v:fill on="f" focussize="0,0"/>
              <v:stroke on="f"/>
              <v:imagedata o:title=""/>
              <o:lock v:ext="edit" aspectratio="f"/>
              <v:textbox inset="1mm,1mm,1mm,1mm" style="mso-fit-shape-to-text:t;">
                <w:txbxContent>
                  <w:p w14:paraId="6CA31AF5">
                    <w:pPr>
                      <w:pStyle w:val="14"/>
                      <w:jc w:val="center"/>
                    </w:pPr>
                    <w:r>
                      <w:fldChar w:fldCharType="begin"/>
                    </w:r>
                    <w:r>
                      <w:instrText xml:space="preserve"> PAGE \*                                                                        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-551180</wp:posOffset>
              </wp:positionH>
              <wp:positionV relativeFrom="paragraph">
                <wp:posOffset>274320</wp:posOffset>
              </wp:positionV>
              <wp:extent cx="866140" cy="205105"/>
              <wp:effectExtent l="0" t="0" r="0" b="4445"/>
              <wp:wrapNone/>
              <wp:docPr id="28" name="Group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866140" cy="205105"/>
                        <a:chOff x="10571" y="15781"/>
                        <a:chExt cx="1364" cy="323"/>
                      </a:xfrm>
                    </wpg:grpSpPr>
                    <wps:wsp>
                      <wps:cNvPr id="29" name="Rectangle 38"/>
                      <wps:cNvSpPr>
                        <a:spLocks noChangeArrowheads="1"/>
                      </wps:cNvSpPr>
                      <wps:spPr bwMode="auto">
                        <a:xfrm>
                          <a:off x="10571" y="1582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30" name="Rectangle 39"/>
                      <wps:cNvSpPr>
                        <a:spLocks noChangeArrowheads="1"/>
                      </wps:cNvSpPr>
                      <wps:spPr bwMode="auto">
                        <a:xfrm>
                          <a:off x="10571" y="15781"/>
                          <a:ext cx="1364" cy="283"/>
                        </a:xfrm>
                        <a:prstGeom prst="rect">
                          <a:avLst/>
                        </a:prstGeom>
                        <a:solidFill>
                          <a:srgbClr val="3186C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Group 37" o:spid="_x0000_s1026" o:spt="203" style="position:absolute;left:0pt;margin-left:-43.4pt;margin-top:21.6pt;height:16.15pt;width:68.2pt;z-index:251661312;mso-width-relative:page;mso-height-relative:page;" coordorigin="10571,15781" coordsize="1364,323" o:gfxdata="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dbVuNoAAAAIAQAADwAAAAAAAAABACAAAAAiAAAAZHJzL2Rvd25yZXYu&#10;eG1sUEsBAhQAFAAAAAgAh07iQPVArtikAgAArQcAAA4AAAAAAAAAAQAgAAAAKQEAAGRycy9lMm9E&#10;b2MueG1sUEsFBgAAAAAGAAYAWQEAAD8GAAAAAA==&#10;">
              <o:lock v:ext="edit" aspectratio="f"/>
              <v:rect id="Rectangle 38" o:spid="_x0000_s1026" o:spt="1" style="position:absolute;left:10571;top:15821;height:283;width:1364;" fillcolor="#FF0000" filled="t" stroked="f" coordsize="21600,21600" o:gfxdata="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Bdu0evQAA&#10;ANsAAAAPAAAAAAAAAAEAIAAAACIAAABkcnMvZG93bnJldi54bWxQSwECFAAUAAAACACHTuJAMy8F&#10;njsAAAA5AAAAEAAAAAAAAAABACAAAAAMAQAAZHJzL3NoYXBleG1sLnhtbFBLBQYAAAAABgAGAFsB&#10;AAC2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39" o:spid="_x0000_s1026" o:spt="1" style="position:absolute;left:10571;top:15781;height:283;width:1364;" fillcolor="#3186C5" filled="t" stroked="f" coordsize="21600,21600" o:gfxdata="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/d597sAAADb&#10;AAAADwAAAAAAAAABACAAAAAiAAAAZHJzL2Rvd25yZXYueG1sUEsBAhQAFAAAAAgAh07iQDMvBZ47&#10;AAAAOQAAABAAAAAAAAAAAQAgAAAACgEAAGRycy9zaGFwZXhtbC54bWxQSwUGAAAAAAYABgBbAQAA&#10;tAMAAAAA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81F483A">
    <w:r>
      <w:drawing>
        <wp:anchor distT="0" distB="0" distL="114300" distR="114300" simplePos="0" relativeHeight="251670528" behindDoc="0" locked="0" layoutInCell="1" allowOverlap="1">
          <wp:simplePos x="0" y="0"/>
          <wp:positionH relativeFrom="column">
            <wp:posOffset>51435</wp:posOffset>
          </wp:positionH>
          <wp:positionV relativeFrom="paragraph">
            <wp:posOffset>-244475</wp:posOffset>
          </wp:positionV>
          <wp:extent cx="857250" cy="474980"/>
          <wp:effectExtent l="0" t="0" r="0" b="0"/>
          <wp:wrapNone/>
          <wp:docPr id="3" name="图片 3" descr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 descr="Logo"/>
                  <pic:cNvPicPr>
                    <a:picLocks noChangeAspect="1"/>
                  </pic:cNvPicPr>
                </pic:nvPicPr>
                <pic:blipFill>
                  <a:blip r:embed="rId1"/>
                  <a:srcRect t="26733" b="17867"/>
                  <a:stretch>
                    <a:fillRect/>
                  </a:stretch>
                </pic:blipFill>
                <pic:spPr>
                  <a:xfrm>
                    <a:off x="0" y="0"/>
                    <a:ext cx="857250" cy="4749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margin">
                <wp:posOffset>-635</wp:posOffset>
              </wp:positionH>
              <wp:positionV relativeFrom="paragraph">
                <wp:posOffset>-291465</wp:posOffset>
              </wp:positionV>
              <wp:extent cx="6481445" cy="539750"/>
              <wp:effectExtent l="0" t="0" r="0" b="0"/>
              <wp:wrapNone/>
              <wp:docPr id="53" name="组合 5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81445" cy="539750"/>
                        <a:chOff x="1125" y="8277"/>
                        <a:chExt cx="10207" cy="850"/>
                      </a:xfrm>
                    </wpg:grpSpPr>
                    <wps:wsp>
                      <wps:cNvPr id="54" name="Rectangle 27"/>
                      <wps:cNvSpPr>
                        <a:spLocks noChangeArrowheads="1"/>
                      </wps:cNvSpPr>
                      <wps:spPr bwMode="auto">
                        <a:xfrm>
                          <a:off x="1125" y="8277"/>
                          <a:ext cx="8340" cy="850"/>
                        </a:xfrm>
                        <a:prstGeom prst="rect">
                          <a:avLst/>
                        </a:prstGeom>
                        <a:solidFill>
                          <a:srgbClr val="53BDD5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5" name="Rectangle 26"/>
                      <wps:cNvSpPr>
                        <a:spLocks noChangeArrowheads="1"/>
                      </wps:cNvSpPr>
                      <wps:spPr bwMode="auto">
                        <a:xfrm>
                          <a:off x="9045" y="8277"/>
                          <a:ext cx="2287" cy="850"/>
                        </a:xfrm>
                        <a:prstGeom prst="rect">
                          <a:avLst/>
                        </a:prstGeom>
                        <a:solidFill>
                          <a:srgbClr val="187080"/>
                        </a:solidFill>
                        <a:ln>
                          <a:noFill/>
                        </a:ln>
                        <a:effectLst/>
                      </wps:spPr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  <wps:wsp>
                      <wps:cNvPr id="56" name="Text Box 5"/>
                      <wps:cNvSpPr txBox="1">
                        <a:spLocks noChangeArrowheads="1"/>
                      </wps:cNvSpPr>
                      <wps:spPr bwMode="auto">
                        <a:xfrm>
                          <a:off x="9062" y="8370"/>
                          <a:ext cx="2216" cy="66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5BFBBCD2">
                            <w:pPr>
                              <w:jc w:val="center"/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eastAsia="黑体" w:asciiTheme="minorHAnsi" w:hAnsiTheme="minorHAnsi" w:cstheme="minorHAnsi"/>
                                <w:color w:val="FFFFFF"/>
                                <w:sz w:val="40"/>
                                <w:szCs w:val="40"/>
                              </w:rPr>
                              <w:t>DATASHEET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 upright="1"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id="_x0000_s1026" o:spid="_x0000_s1026" o:spt="203" style="position:absolute;left:0pt;margin-left:-0.05pt;margin-top:-22.95pt;height:42.5pt;width:510.35pt;mso-position-horizontal-relative:margin;z-index:251669504;mso-width-relative:page;mso-height-relative:page;" coordorigin="1125,8277" coordsize="10207,850" o:gfxdata="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LdNX0XZAAAACQEAAA8AAAAAAAAAAQAg&#10;AAAAIgAAAGRycy9kb3ducmV2LnhtbFBLAQIUABQAAAAIAIdO4kCfD9jwKgMAAP0JAAAOAAAAAAAA&#10;AAEAIAAAACgBAABkcnMvZTJvRG9jLnhtbFBLBQYAAAAABgAGAFkBAADEBgAAAAA=&#10;">
              <o:lock v:ext="edit" aspectratio="f"/>
              <v:rect id="Rectangle 27" o:spid="_x0000_s1026" o:spt="1" style="position:absolute;left:1125;top:8277;height:850;width:8340;" fillcolor="#53BDD5" filled="t" stroked="f" coordsize="21600,21600" o:gfxdata="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/bpPO8AAAA&#10;2wAAAA8AAAAAAAAAAQAgAAAAIgAAAGRycy9kb3ducmV2LnhtbFBLAQIUABQAAAAIAIdO4kAzLwWe&#10;OwAAADkAAAAQAAAAAAAAAAEAIAAAAAsBAABkcnMvc2hhcGV4bWwueG1sUEsFBgAAAAAGAAYAWwEA&#10;ALUDAAAAAA=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rect id="Rectangle 26" o:spid="_x0000_s1026" o:spt="1" style="position:absolute;left:9045;top:8277;height:850;width:2287;" fillcolor="#187080" filled="t" stroked="f" coordsize="21600,21600" o:gfxdata="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/homxugAAANsA&#10;AAAPAAAAAAAAAAEAIAAAACIAAABkcnMvZG93bnJldi54bWxQSwECFAAUAAAACACHTuJAMy8FnjsA&#10;AAA5AAAAEAAAAAAAAAABACAAAAAJAQAAZHJzL3NoYXBleG1sLnhtbFBLBQYAAAAABgAGAFsBAACz&#10;AwAAAAA=&#10;">
                <v:fill on="t" focussize="0,0"/>
                <v:stroke on="f"/>
                <v:imagedata o:title=""/>
                <o:lock v:ext="edit" aspectratio="f"/>
                <v:textbox style="mso-fit-shape-to-text:t;"/>
              </v:rect>
              <v:shape id="Text Box 5" o:spid="_x0000_s1026" o:spt="202" type="#_x0000_t202" style="position:absolute;left:9062;top:8370;height:663;width:2216;v-text-anchor:middle;" filled="f" stroked="f" coordsize="21600,21600" o:gfxdata="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EqKvm5AAAA2wAA&#10;AA8AAAAAAAAAAQAgAAAAIgAAAGRycy9kb3ducmV2LnhtbFBLAQIUABQAAAAIAIdO4kAzLwWeOwAA&#10;ADkAAAAQAAAAAAAAAAEAIAAAAAgBAABkcnMvc2hhcGV4bWwueG1sUEsFBgAAAAAGAAYAWwEAALID&#10;AAAAAA==&#10;">
                <v:fill on="f" focussize="0,0"/>
                <v:stroke on="f"/>
                <v:imagedata o:title=""/>
                <o:lock v:ext="edit" aspectratio="f"/>
                <v:textbox inset="0mm,0mm,0mm,0mm">
                  <w:txbxContent>
                    <w:p w14:paraId="5BFBBCD2">
                      <w:pPr>
                        <w:jc w:val="center"/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</w:pPr>
                      <w:r>
                        <w:rPr>
                          <w:rFonts w:eastAsia="黑体" w:asciiTheme="minorHAnsi" w:hAnsiTheme="minorHAnsi" w:cstheme="minorHAnsi"/>
                          <w:color w:val="FFFFFF"/>
                          <w:sz w:val="40"/>
                          <w:szCs w:val="40"/>
                        </w:rPr>
                        <w:t>DATASHEET</w:t>
                      </w:r>
                    </w:p>
                  </w:txbxContent>
                </v:textbox>
              </v:shape>
            </v:group>
          </w:pict>
        </mc:Fallback>
      </mc:AlternateContent>
    </w:r>
    <w:ins w:id="0" w:author="g00475" w:date="2015-09-07T19:07:00Z">
      <w:r>
        <w:rPr/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120015</wp:posOffset>
            </wp:positionH>
            <wp:positionV relativeFrom="paragraph">
              <wp:posOffset>-269875</wp:posOffset>
            </wp:positionV>
            <wp:extent cx="641350" cy="320040"/>
            <wp:effectExtent l="0" t="0" r="6350" b="3810"/>
            <wp:wrapNone/>
            <wp:docPr id="102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图片 4"/>
                    <pic:cNvPicPr>
                      <a:picLocks noChangeAspect="1" noChangeArrowheads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1350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ins>
    <w:r>
      <mc:AlternateContent>
        <mc:Choice Requires="wps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3810" b="0"/>
              <wp:wrapNone/>
              <wp:docPr id="7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87AA90">
                          <w:pP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eastAsia="黑体" w:cs="Calibri"/>
                              <w:color w:val="FFFFFF"/>
                              <w:sz w:val="40"/>
                              <w:szCs w:val="40"/>
                            </w:rPr>
                            <w:t>DATASHEET</w:t>
                          </w:r>
                        </w:p>
                      </w:txbxContent>
                    </wps:txbx>
                    <wps:bodyPr rot="0" vert="horz" wrap="square" lIns="91440" tIns="35941" rIns="91440" bIns="35941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Text Box 5" o:spid="_x0000_s1026" o:spt="1" style="position:absolute;left:0pt;margin-left:401.9pt;margin-top:-24.2pt;height:35.7pt;width:121.3pt;z-index:251667456;mso-width-relative:page;mso-height-relative:page;" filled="f" stroked="f" coordsize="21600,21600" o:gfxdata="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">
              <v:fill on="f" focussize="0,0"/>
              <v:stroke on="f"/>
              <v:imagedata o:title=""/>
              <o:lock v:ext="edit" aspectratio="f"/>
              <v:textbox inset="2.54mm,0.998361111111111mm,2.54mm,0.998361111111111mm">
                <w:txbxContent>
                  <w:p w14:paraId="6387AA90">
                    <w:pP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eastAsia="黑体" w:cs="Calibri"/>
                        <w:color w:val="FFFFFF"/>
                        <w:sz w:val="40"/>
                        <w:szCs w:val="40"/>
                      </w:rPr>
                      <w:t>DATASHEET</w:t>
                    </w:r>
                  </w:p>
                </w:txbxContent>
              </v:textbox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6E5A68">
    <w:r>
      <w:drawing>
        <wp:anchor distT="0" distB="0" distL="114300" distR="114300" simplePos="0" relativeHeight="251666432" behindDoc="0" locked="0" layoutInCell="1" allowOverlap="1">
          <wp:simplePos x="0" y="0"/>
          <wp:positionH relativeFrom="column">
            <wp:posOffset>110490</wp:posOffset>
          </wp:positionH>
          <wp:positionV relativeFrom="paragraph">
            <wp:posOffset>-269875</wp:posOffset>
          </wp:positionV>
          <wp:extent cx="641350" cy="320040"/>
          <wp:effectExtent l="0" t="0" r="6350" b="3810"/>
          <wp:wrapNone/>
          <wp:docPr id="17" name="图片 1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图片 17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1350" cy="3200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mc:AlternateContent>
        <mc:Choice Requires="wps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column">
                <wp:posOffset>5104130</wp:posOffset>
              </wp:positionH>
              <wp:positionV relativeFrom="paragraph">
                <wp:posOffset>-307340</wp:posOffset>
              </wp:positionV>
              <wp:extent cx="1540510" cy="453390"/>
              <wp:effectExtent l="0" t="0" r="0" b="3810"/>
              <wp:wrapNone/>
              <wp:docPr id="13" name="Text 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0510" cy="453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3D07CAA">
                          <w:pPr>
                            <w:rPr>
                              <w:rFonts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hint="eastAsia" w:eastAsia="黑体" w:asciiTheme="minorHAnsi" w:hAnsiTheme="minorHAnsi" w:cstheme="minorHAnsi"/>
                              <w:color w:val="FFFFFF"/>
                              <w:sz w:val="40"/>
                              <w:szCs w:val="40"/>
                            </w:rPr>
                            <w:t>产品彩页</w:t>
                          </w:r>
                        </w:p>
                      </w:txbxContent>
                    </wps:txbx>
                    <wps:bodyPr rot="0" vert="horz" wrap="square" lIns="91440" tIns="36000" rIns="91440" bIns="3600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5" o:spid="_x0000_s1026" o:spt="202" type="#_x0000_t202" style="position:absolute;left:0pt;margin-left:401.9pt;margin-top:-24.2pt;height:35.7pt;width:121.3pt;z-index:251665408;mso-width-relative:page;mso-height-relative:page;" filled="f" stroked="f" coordsize="21600,21600" o:gfxdata="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">
              <v:fill on="f" focussize="0,0"/>
              <v:stroke on="f"/>
              <v:imagedata o:title=""/>
              <o:lock v:ext="edit" aspectratio="f"/>
              <v:textbox inset="2.54mm,1mm,2.54mm,1mm">
                <w:txbxContent>
                  <w:p w14:paraId="53D07CAA">
                    <w:pPr>
                      <w:rPr>
                        <w:rFonts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</w:pPr>
                    <w:r>
                      <w:rPr>
                        <w:rFonts w:hint="eastAsia" w:eastAsia="黑体" w:asciiTheme="minorHAnsi" w:hAnsiTheme="minorHAnsi" w:cstheme="minorHAnsi"/>
                        <w:color w:val="FFFFFF"/>
                        <w:sz w:val="40"/>
                        <w:szCs w:val="40"/>
                      </w:rPr>
                      <w:t>产品彩页</w:t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column">
                <wp:posOffset>5047615</wp:posOffset>
              </wp:positionH>
              <wp:positionV relativeFrom="paragraph">
                <wp:posOffset>-377190</wp:posOffset>
              </wp:positionV>
              <wp:extent cx="1440180" cy="539750"/>
              <wp:effectExtent l="0" t="0" r="7620" b="0"/>
              <wp:wrapNone/>
              <wp:docPr id="14" name="Rectangle 2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440180" cy="539750"/>
                      </a:xfrm>
                      <a:prstGeom prst="rect">
                        <a:avLst/>
                      </a:prstGeom>
                      <a:gradFill rotWithShape="1">
                        <a:gsLst>
                          <a:gs pos="0">
                            <a:srgbClr val="1EB8CE"/>
                          </a:gs>
                          <a:gs pos="100000">
                            <a:srgbClr val="1897C5"/>
                          </a:gs>
                        </a:gsLst>
                        <a:lin ang="0" scaled="1"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6" o:spid="_x0000_s1026" o:spt="1" style="position:absolute;left:0pt;margin-left:397.45pt;margin-top:-29.7pt;height:42.5pt;width:113.4pt;z-index:251663360;mso-width-relative:page;mso-height-relative:page;" fillcolor="#1EB8CE" filled="t" stroked="f" coordsize="21600,21600" o:gfxdata="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uIJoZ2gAAAAsBAAAP&#10;AAAAAAAAAAEAIAAAACIAAABkcnMvZG93bnJldi54bWxQSwECFAAUAAAACACHTuJA8ABPjk8CAACw&#10;BAAADgAAAAAAAAABACAAAAApAQAAZHJzL2Uyb0RvYy54bWxQSwUGAAAAAAYABgBZAQAA6gUAAAAA&#10;">
              <v:fill type="gradient" on="t" color2="#1897C5" angle="90" focus="100%" focussize="0,0" rotate="t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  <w: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column">
                <wp:posOffset>7620</wp:posOffset>
              </wp:positionH>
              <wp:positionV relativeFrom="paragraph">
                <wp:posOffset>-377190</wp:posOffset>
              </wp:positionV>
              <wp:extent cx="5039995" cy="539750"/>
              <wp:effectExtent l="0" t="0" r="8255" b="0"/>
              <wp:wrapNone/>
              <wp:docPr id="15" name="Rectangle 2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039995" cy="539750"/>
                      </a:xfrm>
                      <a:prstGeom prst="rect">
                        <a:avLst/>
                      </a:prstGeom>
                      <a:solidFill>
                        <a:srgbClr val="3186C5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Rectangle 27" o:spid="_x0000_s1026" o:spt="1" style="position:absolute;left:0pt;margin-left:0.6pt;margin-top:-29.7pt;height:42.5pt;width:396.85pt;z-index:251664384;mso-width-relative:page;mso-height-relative:page;" fillcolor="#3186C5" filled="t" stroked="f" coordsize="21600,21600" o:gfxdata="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DgVysU1wAAAAgBAAAPAAAA&#10;AAAAAAEAIAAAACIAAABkcnMvZG93bnJldi54bWxQSwECFAAUAAAACACHTuJACEsdlBYCAAArBAAA&#10;DgAAAAAAAAABACAAAAAmAQAAZHJzL2Uyb0RvYy54bWxQSwUGAAAAAAYABgBZAQAArgUAAAAA&#10;">
              <v:fill on="t" focussize="0,0"/>
              <v:stroke on="f"/>
              <v:imagedata o:title=""/>
              <o:lock v:ext="edit" aspectratio="f"/>
              <v:textbox style="mso-fit-shape-to-text:t;"/>
            </v:rect>
          </w:pict>
        </mc:Fallback>
      </mc:AlternateContent>
    </w:r>
  </w:p>
  <w:p w14:paraId="648F148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723px;height:712px" o:bullet="t">
        <v:imagedata r:id="rId1" o:title=""/>
      </v:shape>
    </w:pict>
  </w:numPicBullet>
  <w:numPicBullet w:numPicBulletId="1">
    <w:pict>
      <v:shape id="1" type="#_x0000_t75" style="width:723px;height:712px" o:bullet="t">
        <v:imagedata r:id="rId2" o:title=""/>
      </v:shape>
    </w:pict>
  </w:numPicBullet>
  <w:numPicBullet w:numPicBulletId="2">
    <w:pict>
      <v:shape id="2" type="#_x0000_t75" style="width:723px;height:712px" o:bullet="t">
        <v:imagedata r:id="rId3" o:title=""/>
      </v:shape>
    </w:pict>
  </w:numPicBullet>
  <w:abstractNum w:abstractNumId="0">
    <w:nsid w:val="19593180"/>
    <w:multiLevelType w:val="multilevel"/>
    <w:tmpl w:val="19593180"/>
    <w:lvl w:ilvl="0" w:tentative="0">
      <w:start w:val="1"/>
      <w:numFmt w:val="bullet"/>
      <w:pStyle w:val="39"/>
      <w:lvlText w:val=""/>
      <w:lvlPicBulletId w:val="1"/>
      <w:lvlJc w:val="left"/>
      <w:pPr>
        <w:ind w:left="76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abstractNum w:abstractNumId="1">
    <w:nsid w:val="2B564951"/>
    <w:multiLevelType w:val="multilevel"/>
    <w:tmpl w:val="2B564951"/>
    <w:lvl w:ilvl="0" w:tentative="0">
      <w:start w:val="1"/>
      <w:numFmt w:val="bullet"/>
      <w:pStyle w:val="40"/>
      <w:lvlText w:val=""/>
      <w:lvlPicBulletId w:val="2"/>
      <w:lvlJc w:val="left"/>
      <w:pPr>
        <w:ind w:left="816" w:hanging="419"/>
      </w:pPr>
      <w:rPr>
        <w:rFonts w:hint="default" w:ascii="Symbol" w:hAnsi="Symbol"/>
        <w:color w:val="auto"/>
        <w:position w:val="-2"/>
        <w:sz w:val="18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abstractNum w:abstractNumId="2">
    <w:nsid w:val="3A6E3BF8"/>
    <w:multiLevelType w:val="multilevel"/>
    <w:tmpl w:val="3A6E3BF8"/>
    <w:lvl w:ilvl="0" w:tentative="0">
      <w:start w:val="1"/>
      <w:numFmt w:val="bullet"/>
      <w:pStyle w:val="38"/>
      <w:lvlText w:val=""/>
      <w:lvlPicBulletId w:val="0"/>
      <w:lvlJc w:val="left"/>
      <w:pPr>
        <w:ind w:left="420" w:hanging="420"/>
      </w:pPr>
      <w:rPr>
        <w:rFonts w:hint="default" w:ascii="Symbol" w:hAnsi="Symbol"/>
        <w:color w:val="auto"/>
        <w:position w:val="-2"/>
        <w:sz w:val="15"/>
        <w:szCs w:val="18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hint="default" w:ascii="Wingdings" w:hAnsi="Wingdings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g00475">
    <w15:presenceInfo w15:providerId="None" w15:userId="g0047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0"/>
  <w:bordersDoNotSurroundFooter w:val="0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defaultTabStop w:val="420"/>
  <w:drawingGridHorizontalSpacing w:val="9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5659"/>
    <w:rsid w:val="0000055B"/>
    <w:rsid w:val="00002E26"/>
    <w:rsid w:val="00002FA6"/>
    <w:rsid w:val="00003EC5"/>
    <w:rsid w:val="00004BA6"/>
    <w:rsid w:val="000060A9"/>
    <w:rsid w:val="0000667E"/>
    <w:rsid w:val="00010F5D"/>
    <w:rsid w:val="00012B06"/>
    <w:rsid w:val="00013A65"/>
    <w:rsid w:val="0001476B"/>
    <w:rsid w:val="00016205"/>
    <w:rsid w:val="00016F21"/>
    <w:rsid w:val="0001745A"/>
    <w:rsid w:val="000223AF"/>
    <w:rsid w:val="00022D45"/>
    <w:rsid w:val="00024055"/>
    <w:rsid w:val="000254E8"/>
    <w:rsid w:val="000276B8"/>
    <w:rsid w:val="0003051D"/>
    <w:rsid w:val="00034D72"/>
    <w:rsid w:val="00037379"/>
    <w:rsid w:val="000408F7"/>
    <w:rsid w:val="00040DC4"/>
    <w:rsid w:val="000413E1"/>
    <w:rsid w:val="00043299"/>
    <w:rsid w:val="00044B65"/>
    <w:rsid w:val="0005118B"/>
    <w:rsid w:val="00051744"/>
    <w:rsid w:val="00054529"/>
    <w:rsid w:val="00054652"/>
    <w:rsid w:val="000554EA"/>
    <w:rsid w:val="00057F60"/>
    <w:rsid w:val="00057F88"/>
    <w:rsid w:val="00062BF1"/>
    <w:rsid w:val="00063D64"/>
    <w:rsid w:val="0006504B"/>
    <w:rsid w:val="00070D2E"/>
    <w:rsid w:val="000714F6"/>
    <w:rsid w:val="000721F0"/>
    <w:rsid w:val="000734AC"/>
    <w:rsid w:val="00074218"/>
    <w:rsid w:val="00082871"/>
    <w:rsid w:val="00082D21"/>
    <w:rsid w:val="000833D4"/>
    <w:rsid w:val="000853D6"/>
    <w:rsid w:val="00086DFD"/>
    <w:rsid w:val="0008718D"/>
    <w:rsid w:val="0009019D"/>
    <w:rsid w:val="00092350"/>
    <w:rsid w:val="000936BF"/>
    <w:rsid w:val="0009466F"/>
    <w:rsid w:val="0009645D"/>
    <w:rsid w:val="000A0B2D"/>
    <w:rsid w:val="000A0E9F"/>
    <w:rsid w:val="000A3661"/>
    <w:rsid w:val="000B1628"/>
    <w:rsid w:val="000B2092"/>
    <w:rsid w:val="000B3032"/>
    <w:rsid w:val="000B5CCF"/>
    <w:rsid w:val="000C0453"/>
    <w:rsid w:val="000C0730"/>
    <w:rsid w:val="000C3082"/>
    <w:rsid w:val="000C330D"/>
    <w:rsid w:val="000C415F"/>
    <w:rsid w:val="000C7F1A"/>
    <w:rsid w:val="000D0209"/>
    <w:rsid w:val="000D0FC4"/>
    <w:rsid w:val="000D29BE"/>
    <w:rsid w:val="000D5559"/>
    <w:rsid w:val="000D747E"/>
    <w:rsid w:val="000E2384"/>
    <w:rsid w:val="000E4850"/>
    <w:rsid w:val="000E6ABC"/>
    <w:rsid w:val="000F1AF2"/>
    <w:rsid w:val="000F3D1C"/>
    <w:rsid w:val="000F5B23"/>
    <w:rsid w:val="000F67C4"/>
    <w:rsid w:val="00100295"/>
    <w:rsid w:val="00101324"/>
    <w:rsid w:val="001030A5"/>
    <w:rsid w:val="001062D4"/>
    <w:rsid w:val="001068D7"/>
    <w:rsid w:val="0011100D"/>
    <w:rsid w:val="00111971"/>
    <w:rsid w:val="00111989"/>
    <w:rsid w:val="00115752"/>
    <w:rsid w:val="00116BF6"/>
    <w:rsid w:val="00116F43"/>
    <w:rsid w:val="00120757"/>
    <w:rsid w:val="00121BF8"/>
    <w:rsid w:val="0012418B"/>
    <w:rsid w:val="001268A6"/>
    <w:rsid w:val="0013440E"/>
    <w:rsid w:val="00134EAE"/>
    <w:rsid w:val="00136770"/>
    <w:rsid w:val="00140790"/>
    <w:rsid w:val="001424AC"/>
    <w:rsid w:val="00143B4F"/>
    <w:rsid w:val="00150106"/>
    <w:rsid w:val="00151959"/>
    <w:rsid w:val="00155BD1"/>
    <w:rsid w:val="00156CD2"/>
    <w:rsid w:val="00160F91"/>
    <w:rsid w:val="0016532E"/>
    <w:rsid w:val="001653D7"/>
    <w:rsid w:val="00166838"/>
    <w:rsid w:val="00171DEC"/>
    <w:rsid w:val="00172711"/>
    <w:rsid w:val="0017273F"/>
    <w:rsid w:val="00172A25"/>
    <w:rsid w:val="00174690"/>
    <w:rsid w:val="00181842"/>
    <w:rsid w:val="00183FA4"/>
    <w:rsid w:val="001848AF"/>
    <w:rsid w:val="00184C71"/>
    <w:rsid w:val="00185EB5"/>
    <w:rsid w:val="001911C7"/>
    <w:rsid w:val="00192AEE"/>
    <w:rsid w:val="001945AF"/>
    <w:rsid w:val="00197335"/>
    <w:rsid w:val="001A363B"/>
    <w:rsid w:val="001A72E4"/>
    <w:rsid w:val="001A7F74"/>
    <w:rsid w:val="001B5E08"/>
    <w:rsid w:val="001B79C2"/>
    <w:rsid w:val="001C3384"/>
    <w:rsid w:val="001C57FE"/>
    <w:rsid w:val="001D667D"/>
    <w:rsid w:val="001D6CAC"/>
    <w:rsid w:val="001D6DA6"/>
    <w:rsid w:val="001E0119"/>
    <w:rsid w:val="001E050B"/>
    <w:rsid w:val="001E0A40"/>
    <w:rsid w:val="001E382F"/>
    <w:rsid w:val="001E4535"/>
    <w:rsid w:val="001E5D63"/>
    <w:rsid w:val="001F0D0A"/>
    <w:rsid w:val="001F202F"/>
    <w:rsid w:val="001F2666"/>
    <w:rsid w:val="001F39E4"/>
    <w:rsid w:val="001F5F7C"/>
    <w:rsid w:val="001F60C5"/>
    <w:rsid w:val="001F7031"/>
    <w:rsid w:val="001F7B4C"/>
    <w:rsid w:val="002014C6"/>
    <w:rsid w:val="00201A0C"/>
    <w:rsid w:val="00201BD8"/>
    <w:rsid w:val="0020256F"/>
    <w:rsid w:val="002038B7"/>
    <w:rsid w:val="00204366"/>
    <w:rsid w:val="00204831"/>
    <w:rsid w:val="0020526C"/>
    <w:rsid w:val="00206FF5"/>
    <w:rsid w:val="00210146"/>
    <w:rsid w:val="00212773"/>
    <w:rsid w:val="0021543A"/>
    <w:rsid w:val="00216E8C"/>
    <w:rsid w:val="002173A9"/>
    <w:rsid w:val="00220567"/>
    <w:rsid w:val="00221C30"/>
    <w:rsid w:val="00223F7D"/>
    <w:rsid w:val="00224470"/>
    <w:rsid w:val="002265A5"/>
    <w:rsid w:val="002322F9"/>
    <w:rsid w:val="00232B76"/>
    <w:rsid w:val="002335EA"/>
    <w:rsid w:val="00236D36"/>
    <w:rsid w:val="00236DB7"/>
    <w:rsid w:val="002407A1"/>
    <w:rsid w:val="00240C79"/>
    <w:rsid w:val="00242646"/>
    <w:rsid w:val="00245189"/>
    <w:rsid w:val="00247D75"/>
    <w:rsid w:val="0025061C"/>
    <w:rsid w:val="002506B2"/>
    <w:rsid w:val="00253C44"/>
    <w:rsid w:val="00257010"/>
    <w:rsid w:val="002617FD"/>
    <w:rsid w:val="00262E86"/>
    <w:rsid w:val="002664BA"/>
    <w:rsid w:val="00267225"/>
    <w:rsid w:val="002715FB"/>
    <w:rsid w:val="00274961"/>
    <w:rsid w:val="00276523"/>
    <w:rsid w:val="00277E08"/>
    <w:rsid w:val="00282AB4"/>
    <w:rsid w:val="00283A91"/>
    <w:rsid w:val="002841CB"/>
    <w:rsid w:val="00284EEC"/>
    <w:rsid w:val="0028501E"/>
    <w:rsid w:val="00286F44"/>
    <w:rsid w:val="00286F88"/>
    <w:rsid w:val="00291AA0"/>
    <w:rsid w:val="002923BE"/>
    <w:rsid w:val="0029242B"/>
    <w:rsid w:val="002930A1"/>
    <w:rsid w:val="002947E0"/>
    <w:rsid w:val="002A0077"/>
    <w:rsid w:val="002A1180"/>
    <w:rsid w:val="002A13E6"/>
    <w:rsid w:val="002A1927"/>
    <w:rsid w:val="002A3BA5"/>
    <w:rsid w:val="002A58BB"/>
    <w:rsid w:val="002A7091"/>
    <w:rsid w:val="002A765B"/>
    <w:rsid w:val="002B0CD2"/>
    <w:rsid w:val="002B2BD7"/>
    <w:rsid w:val="002B34B8"/>
    <w:rsid w:val="002B381B"/>
    <w:rsid w:val="002C10D0"/>
    <w:rsid w:val="002C334D"/>
    <w:rsid w:val="002D07B5"/>
    <w:rsid w:val="002D0ACE"/>
    <w:rsid w:val="002D24C7"/>
    <w:rsid w:val="002D5377"/>
    <w:rsid w:val="002D5895"/>
    <w:rsid w:val="002D7331"/>
    <w:rsid w:val="002D7F6F"/>
    <w:rsid w:val="002E0604"/>
    <w:rsid w:val="002E2EA8"/>
    <w:rsid w:val="002E397B"/>
    <w:rsid w:val="002E5D2E"/>
    <w:rsid w:val="002F028C"/>
    <w:rsid w:val="002F057D"/>
    <w:rsid w:val="002F2B1A"/>
    <w:rsid w:val="002F2D21"/>
    <w:rsid w:val="002F32FC"/>
    <w:rsid w:val="002F3D3D"/>
    <w:rsid w:val="002F4C7B"/>
    <w:rsid w:val="002F4CA0"/>
    <w:rsid w:val="003010B7"/>
    <w:rsid w:val="00301B16"/>
    <w:rsid w:val="003034AB"/>
    <w:rsid w:val="00306341"/>
    <w:rsid w:val="003117DA"/>
    <w:rsid w:val="00311945"/>
    <w:rsid w:val="00313250"/>
    <w:rsid w:val="003170AF"/>
    <w:rsid w:val="00317D81"/>
    <w:rsid w:val="003228AA"/>
    <w:rsid w:val="00322967"/>
    <w:rsid w:val="0032348E"/>
    <w:rsid w:val="00324115"/>
    <w:rsid w:val="003277DC"/>
    <w:rsid w:val="00327F56"/>
    <w:rsid w:val="00330929"/>
    <w:rsid w:val="003331D4"/>
    <w:rsid w:val="00333CF5"/>
    <w:rsid w:val="003350FC"/>
    <w:rsid w:val="0033531A"/>
    <w:rsid w:val="0033571F"/>
    <w:rsid w:val="00341D71"/>
    <w:rsid w:val="00343095"/>
    <w:rsid w:val="00353973"/>
    <w:rsid w:val="0035397F"/>
    <w:rsid w:val="0035538D"/>
    <w:rsid w:val="003555CD"/>
    <w:rsid w:val="00357322"/>
    <w:rsid w:val="003606A4"/>
    <w:rsid w:val="003606AB"/>
    <w:rsid w:val="00363A00"/>
    <w:rsid w:val="0036404D"/>
    <w:rsid w:val="00366287"/>
    <w:rsid w:val="00366B51"/>
    <w:rsid w:val="00367642"/>
    <w:rsid w:val="0037010C"/>
    <w:rsid w:val="00373096"/>
    <w:rsid w:val="00377448"/>
    <w:rsid w:val="003819D2"/>
    <w:rsid w:val="00383202"/>
    <w:rsid w:val="00383C70"/>
    <w:rsid w:val="00386941"/>
    <w:rsid w:val="00387186"/>
    <w:rsid w:val="003873F2"/>
    <w:rsid w:val="00391FBE"/>
    <w:rsid w:val="003922C0"/>
    <w:rsid w:val="00394443"/>
    <w:rsid w:val="003947D8"/>
    <w:rsid w:val="00394CCA"/>
    <w:rsid w:val="003960ED"/>
    <w:rsid w:val="00397151"/>
    <w:rsid w:val="003A442C"/>
    <w:rsid w:val="003A53D4"/>
    <w:rsid w:val="003A5659"/>
    <w:rsid w:val="003A5784"/>
    <w:rsid w:val="003A7B8F"/>
    <w:rsid w:val="003B01D9"/>
    <w:rsid w:val="003B285D"/>
    <w:rsid w:val="003B55F0"/>
    <w:rsid w:val="003B5E48"/>
    <w:rsid w:val="003C136A"/>
    <w:rsid w:val="003C1A78"/>
    <w:rsid w:val="003C1B2B"/>
    <w:rsid w:val="003C2852"/>
    <w:rsid w:val="003C30B2"/>
    <w:rsid w:val="003C3947"/>
    <w:rsid w:val="003C3DDE"/>
    <w:rsid w:val="003C3F1C"/>
    <w:rsid w:val="003C5812"/>
    <w:rsid w:val="003C6ACF"/>
    <w:rsid w:val="003C726B"/>
    <w:rsid w:val="003C7568"/>
    <w:rsid w:val="003C7E47"/>
    <w:rsid w:val="003D17F7"/>
    <w:rsid w:val="003D65CD"/>
    <w:rsid w:val="003E1397"/>
    <w:rsid w:val="003E2885"/>
    <w:rsid w:val="003F02AE"/>
    <w:rsid w:val="003F1448"/>
    <w:rsid w:val="003F1D71"/>
    <w:rsid w:val="003F1E36"/>
    <w:rsid w:val="003F1E9B"/>
    <w:rsid w:val="003F4076"/>
    <w:rsid w:val="003F470A"/>
    <w:rsid w:val="003F5638"/>
    <w:rsid w:val="00401D73"/>
    <w:rsid w:val="00403160"/>
    <w:rsid w:val="00403658"/>
    <w:rsid w:val="00403D4F"/>
    <w:rsid w:val="00410D1A"/>
    <w:rsid w:val="00411361"/>
    <w:rsid w:val="00413799"/>
    <w:rsid w:val="00416395"/>
    <w:rsid w:val="0041737C"/>
    <w:rsid w:val="00417C66"/>
    <w:rsid w:val="00420173"/>
    <w:rsid w:val="004207D3"/>
    <w:rsid w:val="00421726"/>
    <w:rsid w:val="00423DF2"/>
    <w:rsid w:val="0042403A"/>
    <w:rsid w:val="00424B14"/>
    <w:rsid w:val="00425018"/>
    <w:rsid w:val="004251E4"/>
    <w:rsid w:val="0043073F"/>
    <w:rsid w:val="00432777"/>
    <w:rsid w:val="0043466E"/>
    <w:rsid w:val="00436542"/>
    <w:rsid w:val="0044269B"/>
    <w:rsid w:val="00442778"/>
    <w:rsid w:val="004440A9"/>
    <w:rsid w:val="004448D8"/>
    <w:rsid w:val="00447327"/>
    <w:rsid w:val="00451A62"/>
    <w:rsid w:val="0045277E"/>
    <w:rsid w:val="00452841"/>
    <w:rsid w:val="00452DC9"/>
    <w:rsid w:val="0045332D"/>
    <w:rsid w:val="0045649E"/>
    <w:rsid w:val="00465664"/>
    <w:rsid w:val="0046614C"/>
    <w:rsid w:val="00473C27"/>
    <w:rsid w:val="00482344"/>
    <w:rsid w:val="00482543"/>
    <w:rsid w:val="00485218"/>
    <w:rsid w:val="00485C92"/>
    <w:rsid w:val="00486B69"/>
    <w:rsid w:val="00490633"/>
    <w:rsid w:val="00494908"/>
    <w:rsid w:val="00494BA6"/>
    <w:rsid w:val="00495F85"/>
    <w:rsid w:val="004A01F8"/>
    <w:rsid w:val="004A4259"/>
    <w:rsid w:val="004B2499"/>
    <w:rsid w:val="004B2720"/>
    <w:rsid w:val="004C1859"/>
    <w:rsid w:val="004C42BD"/>
    <w:rsid w:val="004C4525"/>
    <w:rsid w:val="004C5C43"/>
    <w:rsid w:val="004C7A6A"/>
    <w:rsid w:val="004D5A9D"/>
    <w:rsid w:val="004D7179"/>
    <w:rsid w:val="004E1D64"/>
    <w:rsid w:val="004E206C"/>
    <w:rsid w:val="004E6363"/>
    <w:rsid w:val="004F16F4"/>
    <w:rsid w:val="004F2756"/>
    <w:rsid w:val="004F28AC"/>
    <w:rsid w:val="004F295C"/>
    <w:rsid w:val="004F6AEB"/>
    <w:rsid w:val="004F7461"/>
    <w:rsid w:val="005002AD"/>
    <w:rsid w:val="0050056E"/>
    <w:rsid w:val="00500C7A"/>
    <w:rsid w:val="005037F9"/>
    <w:rsid w:val="00505465"/>
    <w:rsid w:val="0051574A"/>
    <w:rsid w:val="005157FD"/>
    <w:rsid w:val="00516F79"/>
    <w:rsid w:val="005218E4"/>
    <w:rsid w:val="00522320"/>
    <w:rsid w:val="00522466"/>
    <w:rsid w:val="00522BC2"/>
    <w:rsid w:val="00523F2E"/>
    <w:rsid w:val="00526D26"/>
    <w:rsid w:val="0052777B"/>
    <w:rsid w:val="0053034E"/>
    <w:rsid w:val="00530640"/>
    <w:rsid w:val="00531A29"/>
    <w:rsid w:val="005335D3"/>
    <w:rsid w:val="005411B2"/>
    <w:rsid w:val="00541B0B"/>
    <w:rsid w:val="00542AC6"/>
    <w:rsid w:val="00543FE9"/>
    <w:rsid w:val="0054470A"/>
    <w:rsid w:val="00545DC6"/>
    <w:rsid w:val="00546B6A"/>
    <w:rsid w:val="00546E20"/>
    <w:rsid w:val="00550474"/>
    <w:rsid w:val="00551060"/>
    <w:rsid w:val="005521D8"/>
    <w:rsid w:val="005529B5"/>
    <w:rsid w:val="00553248"/>
    <w:rsid w:val="005547D2"/>
    <w:rsid w:val="005576C7"/>
    <w:rsid w:val="005603CF"/>
    <w:rsid w:val="005607B3"/>
    <w:rsid w:val="0057014F"/>
    <w:rsid w:val="00581D84"/>
    <w:rsid w:val="00585C69"/>
    <w:rsid w:val="005862AC"/>
    <w:rsid w:val="00586DE7"/>
    <w:rsid w:val="00587340"/>
    <w:rsid w:val="0059056B"/>
    <w:rsid w:val="00593C2E"/>
    <w:rsid w:val="00597160"/>
    <w:rsid w:val="005A0788"/>
    <w:rsid w:val="005A18D6"/>
    <w:rsid w:val="005A1D64"/>
    <w:rsid w:val="005A3194"/>
    <w:rsid w:val="005A3EA2"/>
    <w:rsid w:val="005A4F1A"/>
    <w:rsid w:val="005A61BF"/>
    <w:rsid w:val="005B1388"/>
    <w:rsid w:val="005B13D0"/>
    <w:rsid w:val="005B67FF"/>
    <w:rsid w:val="005B7D90"/>
    <w:rsid w:val="005B7F1C"/>
    <w:rsid w:val="005C034F"/>
    <w:rsid w:val="005C4966"/>
    <w:rsid w:val="005C51AD"/>
    <w:rsid w:val="005C72E5"/>
    <w:rsid w:val="005D2E70"/>
    <w:rsid w:val="005D2E92"/>
    <w:rsid w:val="005D56BF"/>
    <w:rsid w:val="005D69AE"/>
    <w:rsid w:val="005F1B74"/>
    <w:rsid w:val="005F4098"/>
    <w:rsid w:val="005F47F9"/>
    <w:rsid w:val="005F6E56"/>
    <w:rsid w:val="00600B0F"/>
    <w:rsid w:val="00600C12"/>
    <w:rsid w:val="00601EAD"/>
    <w:rsid w:val="00603D78"/>
    <w:rsid w:val="00604137"/>
    <w:rsid w:val="00606EE1"/>
    <w:rsid w:val="00611326"/>
    <w:rsid w:val="00614965"/>
    <w:rsid w:val="00615525"/>
    <w:rsid w:val="00625958"/>
    <w:rsid w:val="00625A66"/>
    <w:rsid w:val="00626CE7"/>
    <w:rsid w:val="00635EC6"/>
    <w:rsid w:val="00635FD1"/>
    <w:rsid w:val="0063652C"/>
    <w:rsid w:val="00637EB5"/>
    <w:rsid w:val="00643EC1"/>
    <w:rsid w:val="006452DE"/>
    <w:rsid w:val="0064762F"/>
    <w:rsid w:val="00647D87"/>
    <w:rsid w:val="00655083"/>
    <w:rsid w:val="00656658"/>
    <w:rsid w:val="00656682"/>
    <w:rsid w:val="00660E54"/>
    <w:rsid w:val="0066295B"/>
    <w:rsid w:val="006639F5"/>
    <w:rsid w:val="00663DB6"/>
    <w:rsid w:val="0066489D"/>
    <w:rsid w:val="00665D81"/>
    <w:rsid w:val="00665F01"/>
    <w:rsid w:val="00666C17"/>
    <w:rsid w:val="00670482"/>
    <w:rsid w:val="006754B8"/>
    <w:rsid w:val="00683D75"/>
    <w:rsid w:val="006852DB"/>
    <w:rsid w:val="0068535D"/>
    <w:rsid w:val="00685823"/>
    <w:rsid w:val="006861A4"/>
    <w:rsid w:val="00691AC7"/>
    <w:rsid w:val="00692749"/>
    <w:rsid w:val="0069375E"/>
    <w:rsid w:val="006A675C"/>
    <w:rsid w:val="006A7E86"/>
    <w:rsid w:val="006B0973"/>
    <w:rsid w:val="006B1FF5"/>
    <w:rsid w:val="006B246E"/>
    <w:rsid w:val="006B4C18"/>
    <w:rsid w:val="006B7386"/>
    <w:rsid w:val="006B7E24"/>
    <w:rsid w:val="006C014E"/>
    <w:rsid w:val="006C3B49"/>
    <w:rsid w:val="006C626F"/>
    <w:rsid w:val="006C6AE8"/>
    <w:rsid w:val="006C7D26"/>
    <w:rsid w:val="006C7E0C"/>
    <w:rsid w:val="006C7E5B"/>
    <w:rsid w:val="006D30A2"/>
    <w:rsid w:val="006E0C6E"/>
    <w:rsid w:val="006E405C"/>
    <w:rsid w:val="006E508C"/>
    <w:rsid w:val="006F0A24"/>
    <w:rsid w:val="006F733D"/>
    <w:rsid w:val="007006BC"/>
    <w:rsid w:val="00701A94"/>
    <w:rsid w:val="00703C9D"/>
    <w:rsid w:val="00704013"/>
    <w:rsid w:val="00704F90"/>
    <w:rsid w:val="007057B7"/>
    <w:rsid w:val="00706D3A"/>
    <w:rsid w:val="00707707"/>
    <w:rsid w:val="007100DF"/>
    <w:rsid w:val="007106D7"/>
    <w:rsid w:val="00710CAC"/>
    <w:rsid w:val="00710E93"/>
    <w:rsid w:val="00711E57"/>
    <w:rsid w:val="00715FEA"/>
    <w:rsid w:val="007168FA"/>
    <w:rsid w:val="0072237C"/>
    <w:rsid w:val="00722495"/>
    <w:rsid w:val="00724E1B"/>
    <w:rsid w:val="00725A14"/>
    <w:rsid w:val="0073013A"/>
    <w:rsid w:val="00731CC7"/>
    <w:rsid w:val="007346EF"/>
    <w:rsid w:val="007349C5"/>
    <w:rsid w:val="00736935"/>
    <w:rsid w:val="00736C32"/>
    <w:rsid w:val="00737B48"/>
    <w:rsid w:val="00740163"/>
    <w:rsid w:val="00743AE3"/>
    <w:rsid w:val="00743DAE"/>
    <w:rsid w:val="007454F9"/>
    <w:rsid w:val="0075338A"/>
    <w:rsid w:val="00757034"/>
    <w:rsid w:val="00761B28"/>
    <w:rsid w:val="00762A5E"/>
    <w:rsid w:val="007657CA"/>
    <w:rsid w:val="0076598C"/>
    <w:rsid w:val="00765D77"/>
    <w:rsid w:val="0076601A"/>
    <w:rsid w:val="00766025"/>
    <w:rsid w:val="00766354"/>
    <w:rsid w:val="00772328"/>
    <w:rsid w:val="007735EA"/>
    <w:rsid w:val="00777043"/>
    <w:rsid w:val="007806A6"/>
    <w:rsid w:val="00783B1F"/>
    <w:rsid w:val="007855C4"/>
    <w:rsid w:val="0078600D"/>
    <w:rsid w:val="00787294"/>
    <w:rsid w:val="00787367"/>
    <w:rsid w:val="00790D2F"/>
    <w:rsid w:val="007959C7"/>
    <w:rsid w:val="00796DEA"/>
    <w:rsid w:val="00797E98"/>
    <w:rsid w:val="007A2574"/>
    <w:rsid w:val="007A7C29"/>
    <w:rsid w:val="007A7D6F"/>
    <w:rsid w:val="007B0472"/>
    <w:rsid w:val="007B0ADD"/>
    <w:rsid w:val="007B15A0"/>
    <w:rsid w:val="007B20B2"/>
    <w:rsid w:val="007B38BC"/>
    <w:rsid w:val="007B538E"/>
    <w:rsid w:val="007B5AF3"/>
    <w:rsid w:val="007B6CD6"/>
    <w:rsid w:val="007B7ED2"/>
    <w:rsid w:val="007C2305"/>
    <w:rsid w:val="007C2D7C"/>
    <w:rsid w:val="007C378C"/>
    <w:rsid w:val="007C48B9"/>
    <w:rsid w:val="007C499A"/>
    <w:rsid w:val="007C4BB2"/>
    <w:rsid w:val="007C5864"/>
    <w:rsid w:val="007D256B"/>
    <w:rsid w:val="007D418E"/>
    <w:rsid w:val="007D48B7"/>
    <w:rsid w:val="007D49D6"/>
    <w:rsid w:val="007D5583"/>
    <w:rsid w:val="007D5CBD"/>
    <w:rsid w:val="007E0675"/>
    <w:rsid w:val="007E1C87"/>
    <w:rsid w:val="007E6BD3"/>
    <w:rsid w:val="007E7598"/>
    <w:rsid w:val="007F695B"/>
    <w:rsid w:val="007F6A8F"/>
    <w:rsid w:val="007F78FD"/>
    <w:rsid w:val="00805DE9"/>
    <w:rsid w:val="00806810"/>
    <w:rsid w:val="00807297"/>
    <w:rsid w:val="0081069F"/>
    <w:rsid w:val="00812DEE"/>
    <w:rsid w:val="00820146"/>
    <w:rsid w:val="00820587"/>
    <w:rsid w:val="0082155B"/>
    <w:rsid w:val="008301BA"/>
    <w:rsid w:val="00832797"/>
    <w:rsid w:val="00832D70"/>
    <w:rsid w:val="00836F66"/>
    <w:rsid w:val="00837526"/>
    <w:rsid w:val="0084049A"/>
    <w:rsid w:val="008408FA"/>
    <w:rsid w:val="00840A5A"/>
    <w:rsid w:val="00843327"/>
    <w:rsid w:val="00844963"/>
    <w:rsid w:val="00847524"/>
    <w:rsid w:val="00850181"/>
    <w:rsid w:val="008516A0"/>
    <w:rsid w:val="00851E78"/>
    <w:rsid w:val="00852006"/>
    <w:rsid w:val="008521FF"/>
    <w:rsid w:val="00852935"/>
    <w:rsid w:val="0085552F"/>
    <w:rsid w:val="00856BE3"/>
    <w:rsid w:val="00857B26"/>
    <w:rsid w:val="00862274"/>
    <w:rsid w:val="00866316"/>
    <w:rsid w:val="00867426"/>
    <w:rsid w:val="00870AEC"/>
    <w:rsid w:val="00880178"/>
    <w:rsid w:val="008840A1"/>
    <w:rsid w:val="00884994"/>
    <w:rsid w:val="00885DE3"/>
    <w:rsid w:val="008862EB"/>
    <w:rsid w:val="0088659C"/>
    <w:rsid w:val="00891518"/>
    <w:rsid w:val="00892744"/>
    <w:rsid w:val="0089306B"/>
    <w:rsid w:val="008930B7"/>
    <w:rsid w:val="008A0EBB"/>
    <w:rsid w:val="008A3910"/>
    <w:rsid w:val="008A5409"/>
    <w:rsid w:val="008A6A24"/>
    <w:rsid w:val="008B022E"/>
    <w:rsid w:val="008B04CD"/>
    <w:rsid w:val="008B7053"/>
    <w:rsid w:val="008C05C9"/>
    <w:rsid w:val="008C37BB"/>
    <w:rsid w:val="008C5283"/>
    <w:rsid w:val="008C693F"/>
    <w:rsid w:val="008D4475"/>
    <w:rsid w:val="008D5BD9"/>
    <w:rsid w:val="008D5F02"/>
    <w:rsid w:val="008E2417"/>
    <w:rsid w:val="008E4160"/>
    <w:rsid w:val="008F1801"/>
    <w:rsid w:val="008F285F"/>
    <w:rsid w:val="008F7486"/>
    <w:rsid w:val="00902DFC"/>
    <w:rsid w:val="00903E96"/>
    <w:rsid w:val="00907EB4"/>
    <w:rsid w:val="00910769"/>
    <w:rsid w:val="00912B18"/>
    <w:rsid w:val="00914C7F"/>
    <w:rsid w:val="00916706"/>
    <w:rsid w:val="00920BCF"/>
    <w:rsid w:val="00921CAB"/>
    <w:rsid w:val="0092305F"/>
    <w:rsid w:val="009232C8"/>
    <w:rsid w:val="00924662"/>
    <w:rsid w:val="009259D7"/>
    <w:rsid w:val="00925E4C"/>
    <w:rsid w:val="00931727"/>
    <w:rsid w:val="00931F44"/>
    <w:rsid w:val="00933C69"/>
    <w:rsid w:val="009427F1"/>
    <w:rsid w:val="00942F70"/>
    <w:rsid w:val="00946B09"/>
    <w:rsid w:val="00947068"/>
    <w:rsid w:val="00947139"/>
    <w:rsid w:val="00947B22"/>
    <w:rsid w:val="009500ED"/>
    <w:rsid w:val="00951C13"/>
    <w:rsid w:val="00952A0E"/>
    <w:rsid w:val="00954128"/>
    <w:rsid w:val="009553FA"/>
    <w:rsid w:val="00955816"/>
    <w:rsid w:val="009561F2"/>
    <w:rsid w:val="00956397"/>
    <w:rsid w:val="0095639C"/>
    <w:rsid w:val="00956DCC"/>
    <w:rsid w:val="0096116C"/>
    <w:rsid w:val="009618E5"/>
    <w:rsid w:val="009622B8"/>
    <w:rsid w:val="00967B2A"/>
    <w:rsid w:val="00973AF4"/>
    <w:rsid w:val="00975571"/>
    <w:rsid w:val="00975BE3"/>
    <w:rsid w:val="00977A74"/>
    <w:rsid w:val="009800E7"/>
    <w:rsid w:val="00984D30"/>
    <w:rsid w:val="009916AD"/>
    <w:rsid w:val="00991F03"/>
    <w:rsid w:val="009935E8"/>
    <w:rsid w:val="009A2ED6"/>
    <w:rsid w:val="009A4BB8"/>
    <w:rsid w:val="009A7A3B"/>
    <w:rsid w:val="009A7D54"/>
    <w:rsid w:val="009B061C"/>
    <w:rsid w:val="009B1589"/>
    <w:rsid w:val="009C5D07"/>
    <w:rsid w:val="009D2DD7"/>
    <w:rsid w:val="009D3B7C"/>
    <w:rsid w:val="009D493D"/>
    <w:rsid w:val="009E037F"/>
    <w:rsid w:val="009E0A91"/>
    <w:rsid w:val="009E1B7C"/>
    <w:rsid w:val="009E1D95"/>
    <w:rsid w:val="009E218F"/>
    <w:rsid w:val="009E2855"/>
    <w:rsid w:val="009E360B"/>
    <w:rsid w:val="009E3F83"/>
    <w:rsid w:val="009E4B0C"/>
    <w:rsid w:val="009E5FB2"/>
    <w:rsid w:val="009F05ED"/>
    <w:rsid w:val="009F2858"/>
    <w:rsid w:val="009F2F99"/>
    <w:rsid w:val="009F4050"/>
    <w:rsid w:val="009F5BE9"/>
    <w:rsid w:val="009F5C25"/>
    <w:rsid w:val="009F76C2"/>
    <w:rsid w:val="00A002DD"/>
    <w:rsid w:val="00A01F1D"/>
    <w:rsid w:val="00A04800"/>
    <w:rsid w:val="00A133B6"/>
    <w:rsid w:val="00A16617"/>
    <w:rsid w:val="00A17A9D"/>
    <w:rsid w:val="00A17B2A"/>
    <w:rsid w:val="00A2056F"/>
    <w:rsid w:val="00A26300"/>
    <w:rsid w:val="00A303E7"/>
    <w:rsid w:val="00A30A0C"/>
    <w:rsid w:val="00A30F07"/>
    <w:rsid w:val="00A33E24"/>
    <w:rsid w:val="00A359A8"/>
    <w:rsid w:val="00A36B18"/>
    <w:rsid w:val="00A4117F"/>
    <w:rsid w:val="00A412FE"/>
    <w:rsid w:val="00A43C5C"/>
    <w:rsid w:val="00A44071"/>
    <w:rsid w:val="00A44200"/>
    <w:rsid w:val="00A576FA"/>
    <w:rsid w:val="00A60DAF"/>
    <w:rsid w:val="00A627E7"/>
    <w:rsid w:val="00A62CB4"/>
    <w:rsid w:val="00A63FBC"/>
    <w:rsid w:val="00A641B3"/>
    <w:rsid w:val="00A66896"/>
    <w:rsid w:val="00A67112"/>
    <w:rsid w:val="00A70C24"/>
    <w:rsid w:val="00A73379"/>
    <w:rsid w:val="00A75D49"/>
    <w:rsid w:val="00A7767C"/>
    <w:rsid w:val="00A81BD6"/>
    <w:rsid w:val="00A8281B"/>
    <w:rsid w:val="00A83698"/>
    <w:rsid w:val="00A838CC"/>
    <w:rsid w:val="00A83D5D"/>
    <w:rsid w:val="00A840D6"/>
    <w:rsid w:val="00A849E6"/>
    <w:rsid w:val="00A87327"/>
    <w:rsid w:val="00A91038"/>
    <w:rsid w:val="00A9186F"/>
    <w:rsid w:val="00A93C31"/>
    <w:rsid w:val="00A956D0"/>
    <w:rsid w:val="00AA08CB"/>
    <w:rsid w:val="00AA1262"/>
    <w:rsid w:val="00AA23B6"/>
    <w:rsid w:val="00AA6F0D"/>
    <w:rsid w:val="00AB4535"/>
    <w:rsid w:val="00AB48B2"/>
    <w:rsid w:val="00AB577D"/>
    <w:rsid w:val="00AB6ADC"/>
    <w:rsid w:val="00AD30EB"/>
    <w:rsid w:val="00AD3D60"/>
    <w:rsid w:val="00AD43B0"/>
    <w:rsid w:val="00AD521C"/>
    <w:rsid w:val="00AD6D0C"/>
    <w:rsid w:val="00AD6EBB"/>
    <w:rsid w:val="00AE12B5"/>
    <w:rsid w:val="00AE1FEF"/>
    <w:rsid w:val="00AE6935"/>
    <w:rsid w:val="00AE6C58"/>
    <w:rsid w:val="00AE6F9E"/>
    <w:rsid w:val="00AF096A"/>
    <w:rsid w:val="00AF2EDB"/>
    <w:rsid w:val="00AF353B"/>
    <w:rsid w:val="00AF66A0"/>
    <w:rsid w:val="00AF71A1"/>
    <w:rsid w:val="00AF7FE3"/>
    <w:rsid w:val="00B007DC"/>
    <w:rsid w:val="00B040E2"/>
    <w:rsid w:val="00B21A60"/>
    <w:rsid w:val="00B24202"/>
    <w:rsid w:val="00B25FC9"/>
    <w:rsid w:val="00B2696F"/>
    <w:rsid w:val="00B26F06"/>
    <w:rsid w:val="00B40101"/>
    <w:rsid w:val="00B407AE"/>
    <w:rsid w:val="00B432FB"/>
    <w:rsid w:val="00B53953"/>
    <w:rsid w:val="00B55259"/>
    <w:rsid w:val="00B55549"/>
    <w:rsid w:val="00B55794"/>
    <w:rsid w:val="00B57565"/>
    <w:rsid w:val="00B614B2"/>
    <w:rsid w:val="00B67A25"/>
    <w:rsid w:val="00B67C84"/>
    <w:rsid w:val="00B72E23"/>
    <w:rsid w:val="00B72E64"/>
    <w:rsid w:val="00B75939"/>
    <w:rsid w:val="00B82D24"/>
    <w:rsid w:val="00B845DC"/>
    <w:rsid w:val="00B84E8A"/>
    <w:rsid w:val="00B904D3"/>
    <w:rsid w:val="00B92A1A"/>
    <w:rsid w:val="00BA05E3"/>
    <w:rsid w:val="00BA0F66"/>
    <w:rsid w:val="00BA48F6"/>
    <w:rsid w:val="00BA635E"/>
    <w:rsid w:val="00BB2E86"/>
    <w:rsid w:val="00BB37D6"/>
    <w:rsid w:val="00BB4138"/>
    <w:rsid w:val="00BB70A3"/>
    <w:rsid w:val="00BD1233"/>
    <w:rsid w:val="00BD1CAE"/>
    <w:rsid w:val="00BD2D80"/>
    <w:rsid w:val="00BD3881"/>
    <w:rsid w:val="00BD40D4"/>
    <w:rsid w:val="00BD5B4C"/>
    <w:rsid w:val="00BE2C43"/>
    <w:rsid w:val="00BE608E"/>
    <w:rsid w:val="00BE7F45"/>
    <w:rsid w:val="00BF3751"/>
    <w:rsid w:val="00BF3CE8"/>
    <w:rsid w:val="00C026FA"/>
    <w:rsid w:val="00C038C9"/>
    <w:rsid w:val="00C048B8"/>
    <w:rsid w:val="00C0506F"/>
    <w:rsid w:val="00C120B2"/>
    <w:rsid w:val="00C121B6"/>
    <w:rsid w:val="00C1281E"/>
    <w:rsid w:val="00C14B00"/>
    <w:rsid w:val="00C20371"/>
    <w:rsid w:val="00C20785"/>
    <w:rsid w:val="00C21DE4"/>
    <w:rsid w:val="00C22313"/>
    <w:rsid w:val="00C2331A"/>
    <w:rsid w:val="00C2557E"/>
    <w:rsid w:val="00C27DE5"/>
    <w:rsid w:val="00C33510"/>
    <w:rsid w:val="00C3508D"/>
    <w:rsid w:val="00C35C7A"/>
    <w:rsid w:val="00C361E9"/>
    <w:rsid w:val="00C425D3"/>
    <w:rsid w:val="00C45057"/>
    <w:rsid w:val="00C51024"/>
    <w:rsid w:val="00C5432E"/>
    <w:rsid w:val="00C57C51"/>
    <w:rsid w:val="00C64239"/>
    <w:rsid w:val="00C643DC"/>
    <w:rsid w:val="00C64919"/>
    <w:rsid w:val="00C652CA"/>
    <w:rsid w:val="00C67BB8"/>
    <w:rsid w:val="00C70FE2"/>
    <w:rsid w:val="00C73476"/>
    <w:rsid w:val="00C74789"/>
    <w:rsid w:val="00C76A48"/>
    <w:rsid w:val="00C81567"/>
    <w:rsid w:val="00C8302B"/>
    <w:rsid w:val="00C84F97"/>
    <w:rsid w:val="00C862F8"/>
    <w:rsid w:val="00C95A57"/>
    <w:rsid w:val="00C9695C"/>
    <w:rsid w:val="00CA05FB"/>
    <w:rsid w:val="00CA3673"/>
    <w:rsid w:val="00CA4A3A"/>
    <w:rsid w:val="00CA4FCE"/>
    <w:rsid w:val="00CA7CBF"/>
    <w:rsid w:val="00CB2B23"/>
    <w:rsid w:val="00CB497B"/>
    <w:rsid w:val="00CB76C4"/>
    <w:rsid w:val="00CC0033"/>
    <w:rsid w:val="00CC0B0F"/>
    <w:rsid w:val="00CC33ED"/>
    <w:rsid w:val="00CC39AC"/>
    <w:rsid w:val="00CC3A4A"/>
    <w:rsid w:val="00CC49B2"/>
    <w:rsid w:val="00CD3861"/>
    <w:rsid w:val="00CD454A"/>
    <w:rsid w:val="00CD67B9"/>
    <w:rsid w:val="00CE443E"/>
    <w:rsid w:val="00CE4CA3"/>
    <w:rsid w:val="00CE5458"/>
    <w:rsid w:val="00CE7E40"/>
    <w:rsid w:val="00CE7E6D"/>
    <w:rsid w:val="00CF0B51"/>
    <w:rsid w:val="00CF0C87"/>
    <w:rsid w:val="00CF318E"/>
    <w:rsid w:val="00CF3370"/>
    <w:rsid w:val="00CF4665"/>
    <w:rsid w:val="00D04D91"/>
    <w:rsid w:val="00D050BF"/>
    <w:rsid w:val="00D05384"/>
    <w:rsid w:val="00D05648"/>
    <w:rsid w:val="00D108DA"/>
    <w:rsid w:val="00D11D0A"/>
    <w:rsid w:val="00D11E4F"/>
    <w:rsid w:val="00D13DF9"/>
    <w:rsid w:val="00D1645F"/>
    <w:rsid w:val="00D20F5B"/>
    <w:rsid w:val="00D20FAB"/>
    <w:rsid w:val="00D30D18"/>
    <w:rsid w:val="00D3211A"/>
    <w:rsid w:val="00D33AF5"/>
    <w:rsid w:val="00D33B0D"/>
    <w:rsid w:val="00D33CA6"/>
    <w:rsid w:val="00D346DD"/>
    <w:rsid w:val="00D34F1E"/>
    <w:rsid w:val="00D353BF"/>
    <w:rsid w:val="00D409BE"/>
    <w:rsid w:val="00D40C74"/>
    <w:rsid w:val="00D500A7"/>
    <w:rsid w:val="00D51F63"/>
    <w:rsid w:val="00D5366E"/>
    <w:rsid w:val="00D53BC4"/>
    <w:rsid w:val="00D53BF5"/>
    <w:rsid w:val="00D54CC4"/>
    <w:rsid w:val="00D55F7F"/>
    <w:rsid w:val="00D576BD"/>
    <w:rsid w:val="00D57832"/>
    <w:rsid w:val="00D62FFD"/>
    <w:rsid w:val="00D638C2"/>
    <w:rsid w:val="00D65C82"/>
    <w:rsid w:val="00D67120"/>
    <w:rsid w:val="00D71BB6"/>
    <w:rsid w:val="00D761F5"/>
    <w:rsid w:val="00D7640A"/>
    <w:rsid w:val="00D81E95"/>
    <w:rsid w:val="00D82560"/>
    <w:rsid w:val="00D85230"/>
    <w:rsid w:val="00D8568D"/>
    <w:rsid w:val="00D912B7"/>
    <w:rsid w:val="00D92717"/>
    <w:rsid w:val="00D92899"/>
    <w:rsid w:val="00D94560"/>
    <w:rsid w:val="00D9537D"/>
    <w:rsid w:val="00D97279"/>
    <w:rsid w:val="00DA453A"/>
    <w:rsid w:val="00DB186A"/>
    <w:rsid w:val="00DB245B"/>
    <w:rsid w:val="00DB26F0"/>
    <w:rsid w:val="00DB458A"/>
    <w:rsid w:val="00DB75EA"/>
    <w:rsid w:val="00DC21EA"/>
    <w:rsid w:val="00DC43B1"/>
    <w:rsid w:val="00DD1B4A"/>
    <w:rsid w:val="00DD3C33"/>
    <w:rsid w:val="00DD5799"/>
    <w:rsid w:val="00DD6845"/>
    <w:rsid w:val="00DD6957"/>
    <w:rsid w:val="00DE18E1"/>
    <w:rsid w:val="00DE2149"/>
    <w:rsid w:val="00DE3889"/>
    <w:rsid w:val="00DE41A3"/>
    <w:rsid w:val="00DE42CA"/>
    <w:rsid w:val="00DF19A3"/>
    <w:rsid w:val="00DF581F"/>
    <w:rsid w:val="00DF7AD6"/>
    <w:rsid w:val="00E012B3"/>
    <w:rsid w:val="00E022F5"/>
    <w:rsid w:val="00E02DCF"/>
    <w:rsid w:val="00E037D1"/>
    <w:rsid w:val="00E06A32"/>
    <w:rsid w:val="00E0752A"/>
    <w:rsid w:val="00E078F3"/>
    <w:rsid w:val="00E1046F"/>
    <w:rsid w:val="00E117CD"/>
    <w:rsid w:val="00E1215A"/>
    <w:rsid w:val="00E12E99"/>
    <w:rsid w:val="00E1662E"/>
    <w:rsid w:val="00E26C07"/>
    <w:rsid w:val="00E300A5"/>
    <w:rsid w:val="00E3428E"/>
    <w:rsid w:val="00E43747"/>
    <w:rsid w:val="00E46137"/>
    <w:rsid w:val="00E4780B"/>
    <w:rsid w:val="00E47A9A"/>
    <w:rsid w:val="00E47DA3"/>
    <w:rsid w:val="00E510CF"/>
    <w:rsid w:val="00E51390"/>
    <w:rsid w:val="00E5151B"/>
    <w:rsid w:val="00E55733"/>
    <w:rsid w:val="00E60F4A"/>
    <w:rsid w:val="00E6790C"/>
    <w:rsid w:val="00E708FE"/>
    <w:rsid w:val="00E70A87"/>
    <w:rsid w:val="00E73C50"/>
    <w:rsid w:val="00E7448F"/>
    <w:rsid w:val="00E746B8"/>
    <w:rsid w:val="00E76078"/>
    <w:rsid w:val="00E76803"/>
    <w:rsid w:val="00E769BC"/>
    <w:rsid w:val="00E800A5"/>
    <w:rsid w:val="00E815FC"/>
    <w:rsid w:val="00E81827"/>
    <w:rsid w:val="00E82AC1"/>
    <w:rsid w:val="00E83A33"/>
    <w:rsid w:val="00E871A6"/>
    <w:rsid w:val="00E965D5"/>
    <w:rsid w:val="00EA0AC6"/>
    <w:rsid w:val="00EA1685"/>
    <w:rsid w:val="00EA1CF6"/>
    <w:rsid w:val="00EA1DF0"/>
    <w:rsid w:val="00EA4E3E"/>
    <w:rsid w:val="00EA6D60"/>
    <w:rsid w:val="00EB10DF"/>
    <w:rsid w:val="00EB21D7"/>
    <w:rsid w:val="00EB31C8"/>
    <w:rsid w:val="00EB331E"/>
    <w:rsid w:val="00EB3AFD"/>
    <w:rsid w:val="00EB6874"/>
    <w:rsid w:val="00EB76C0"/>
    <w:rsid w:val="00EC0290"/>
    <w:rsid w:val="00EC44FE"/>
    <w:rsid w:val="00EC4A59"/>
    <w:rsid w:val="00EC62E2"/>
    <w:rsid w:val="00EC7D82"/>
    <w:rsid w:val="00ED1749"/>
    <w:rsid w:val="00ED3A22"/>
    <w:rsid w:val="00EE016E"/>
    <w:rsid w:val="00EE05D6"/>
    <w:rsid w:val="00EE49E1"/>
    <w:rsid w:val="00EF22FB"/>
    <w:rsid w:val="00EF2355"/>
    <w:rsid w:val="00EF3C28"/>
    <w:rsid w:val="00EF4CD8"/>
    <w:rsid w:val="00EF5482"/>
    <w:rsid w:val="00EF58D7"/>
    <w:rsid w:val="00F01B71"/>
    <w:rsid w:val="00F03710"/>
    <w:rsid w:val="00F03DB2"/>
    <w:rsid w:val="00F049DA"/>
    <w:rsid w:val="00F1163F"/>
    <w:rsid w:val="00F15777"/>
    <w:rsid w:val="00F1583B"/>
    <w:rsid w:val="00F1733F"/>
    <w:rsid w:val="00F2180F"/>
    <w:rsid w:val="00F21EEF"/>
    <w:rsid w:val="00F23373"/>
    <w:rsid w:val="00F23B68"/>
    <w:rsid w:val="00F24DF9"/>
    <w:rsid w:val="00F2567B"/>
    <w:rsid w:val="00F25F40"/>
    <w:rsid w:val="00F25F5D"/>
    <w:rsid w:val="00F26B86"/>
    <w:rsid w:val="00F27490"/>
    <w:rsid w:val="00F32B29"/>
    <w:rsid w:val="00F3431B"/>
    <w:rsid w:val="00F349FA"/>
    <w:rsid w:val="00F363D0"/>
    <w:rsid w:val="00F4127F"/>
    <w:rsid w:val="00F4280A"/>
    <w:rsid w:val="00F44A0C"/>
    <w:rsid w:val="00F44F1B"/>
    <w:rsid w:val="00F45E4F"/>
    <w:rsid w:val="00F46243"/>
    <w:rsid w:val="00F47B49"/>
    <w:rsid w:val="00F538F5"/>
    <w:rsid w:val="00F53DB5"/>
    <w:rsid w:val="00F61D3A"/>
    <w:rsid w:val="00F63D6E"/>
    <w:rsid w:val="00F63E39"/>
    <w:rsid w:val="00F64878"/>
    <w:rsid w:val="00F64A6E"/>
    <w:rsid w:val="00F65A76"/>
    <w:rsid w:val="00F672AF"/>
    <w:rsid w:val="00F72F7F"/>
    <w:rsid w:val="00F75420"/>
    <w:rsid w:val="00F768BC"/>
    <w:rsid w:val="00F77619"/>
    <w:rsid w:val="00F818A7"/>
    <w:rsid w:val="00F83E6D"/>
    <w:rsid w:val="00F8442C"/>
    <w:rsid w:val="00F862B7"/>
    <w:rsid w:val="00F86CDD"/>
    <w:rsid w:val="00F877DA"/>
    <w:rsid w:val="00F92111"/>
    <w:rsid w:val="00F927EC"/>
    <w:rsid w:val="00F9330B"/>
    <w:rsid w:val="00F93439"/>
    <w:rsid w:val="00F96E09"/>
    <w:rsid w:val="00FA08AC"/>
    <w:rsid w:val="00FA1F33"/>
    <w:rsid w:val="00FA4924"/>
    <w:rsid w:val="00FB027A"/>
    <w:rsid w:val="00FB6107"/>
    <w:rsid w:val="00FB63F0"/>
    <w:rsid w:val="00FB7CFE"/>
    <w:rsid w:val="00FC7EA4"/>
    <w:rsid w:val="00FE1C4F"/>
    <w:rsid w:val="00FE2B15"/>
    <w:rsid w:val="00FE2CED"/>
    <w:rsid w:val="00FE37FC"/>
    <w:rsid w:val="00FE7880"/>
    <w:rsid w:val="00FF27AC"/>
    <w:rsid w:val="00FF3734"/>
    <w:rsid w:val="00FF377F"/>
    <w:rsid w:val="00FF55DB"/>
    <w:rsid w:val="00FF6A17"/>
    <w:rsid w:val="00FF7B55"/>
    <w:rsid w:val="03DA3359"/>
    <w:rsid w:val="0E00340E"/>
    <w:rsid w:val="16632771"/>
    <w:rsid w:val="2F121F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name="heading 5"/>
    <w:lsdException w:qFormat="1" w:unhideWhenUsed="0" w:uiPriority="9" w:name="heading 6"/>
    <w:lsdException w:qFormat="1" w:unhideWhenUsed="0" w:uiPriority="9" w:name="heading 7"/>
    <w:lsdException w:qFormat="1" w:unhideWhenUsed="0" w:uiPriority="9" w:name="heading 8"/>
    <w:lsdException w:qFormat="1" w:unhideWhenUsed="0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name="Title"/>
    <w:lsdException w:uiPriority="99" w:name="Closing"/>
    <w:lsdException w:qFormat="1" w:unhideWhenUsed="0" w:uiPriority="99" w:semiHidden="0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before="80" w:after="40"/>
      <w:jc w:val="both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paragraph" w:styleId="2">
    <w:name w:val="heading 1"/>
    <w:next w:val="1"/>
    <w:link w:val="28"/>
    <w:qFormat/>
    <w:uiPriority w:val="9"/>
    <w:pPr>
      <w:keepNext/>
      <w:keepLines/>
      <w:spacing w:before="100" w:beforeAutospacing="1" w:after="240"/>
      <w:outlineLvl w:val="0"/>
    </w:pPr>
    <w:rPr>
      <w:rFonts w:ascii="Arial" w:hAnsi="Arial" w:eastAsia="黑体" w:cstheme="minorBidi"/>
      <w:bCs/>
      <w:color w:val="0090C8"/>
      <w:kern w:val="44"/>
      <w:sz w:val="48"/>
      <w:szCs w:val="44"/>
      <w:lang w:val="en-US" w:eastAsia="zh-CN" w:bidi="ar-SA"/>
    </w:rPr>
  </w:style>
  <w:style w:type="paragraph" w:styleId="3">
    <w:name w:val="heading 2"/>
    <w:next w:val="1"/>
    <w:link w:val="30"/>
    <w:qFormat/>
    <w:uiPriority w:val="9"/>
    <w:pPr>
      <w:keepNext/>
      <w:keepLines/>
      <w:spacing w:before="400" w:after="120"/>
      <w:outlineLvl w:val="1"/>
    </w:pPr>
    <w:rPr>
      <w:rFonts w:ascii="Arial" w:hAnsi="Arial" w:eastAsia="黑体" w:cstheme="majorBidi"/>
      <w:bCs/>
      <w:color w:val="0090C8"/>
      <w:kern w:val="2"/>
      <w:sz w:val="36"/>
      <w:szCs w:val="32"/>
      <w:lang w:val="en-US" w:eastAsia="zh-CN" w:bidi="ar-SA"/>
    </w:rPr>
  </w:style>
  <w:style w:type="paragraph" w:styleId="4">
    <w:name w:val="heading 3"/>
    <w:next w:val="1"/>
    <w:link w:val="31"/>
    <w:qFormat/>
    <w:uiPriority w:val="9"/>
    <w:pPr>
      <w:keepNext/>
      <w:keepLines/>
      <w:spacing w:before="120" w:after="120"/>
      <w:outlineLvl w:val="2"/>
    </w:pPr>
    <w:rPr>
      <w:rFonts w:ascii="Arial" w:hAnsi="Arial" w:eastAsia="黑体" w:cstheme="minorBidi"/>
      <w:bCs/>
      <w:color w:val="0090C8"/>
      <w:kern w:val="2"/>
      <w:sz w:val="30"/>
      <w:szCs w:val="32"/>
      <w:lang w:val="en-US" w:eastAsia="zh-CN" w:bidi="ar-SA"/>
    </w:rPr>
  </w:style>
  <w:style w:type="paragraph" w:styleId="5">
    <w:name w:val="heading 4"/>
    <w:basedOn w:val="1"/>
    <w:next w:val="1"/>
    <w:link w:val="32"/>
    <w:qFormat/>
    <w:uiPriority w:val="9"/>
    <w:pPr>
      <w:keepNext/>
      <w:keepLines/>
      <w:spacing w:after="80"/>
      <w:outlineLvl w:val="3"/>
    </w:pPr>
    <w:rPr>
      <w:rFonts w:eastAsia="黑体" w:cstheme="majorBidi"/>
      <w:bCs/>
      <w:color w:val="0090C8"/>
      <w:sz w:val="22"/>
      <w:szCs w:val="28"/>
    </w:rPr>
  </w:style>
  <w:style w:type="paragraph" w:styleId="6">
    <w:name w:val="heading 5"/>
    <w:basedOn w:val="1"/>
    <w:next w:val="1"/>
    <w:link w:val="33"/>
    <w:semiHidden/>
    <w:qFormat/>
    <w:uiPriority w:val="9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34"/>
    <w:semiHidden/>
    <w:qFormat/>
    <w:uiPriority w:val="9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  <w:szCs w:val="24"/>
    </w:rPr>
  </w:style>
  <w:style w:type="paragraph" w:styleId="8">
    <w:name w:val="heading 7"/>
    <w:basedOn w:val="1"/>
    <w:next w:val="1"/>
    <w:link w:val="35"/>
    <w:semiHidden/>
    <w:qFormat/>
    <w:uiPriority w:val="9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9">
    <w:name w:val="heading 8"/>
    <w:basedOn w:val="1"/>
    <w:next w:val="1"/>
    <w:link w:val="36"/>
    <w:semiHidden/>
    <w:qFormat/>
    <w:uiPriority w:val="9"/>
    <w:pPr>
      <w:keepNext/>
      <w:keepLines/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0">
    <w:name w:val="heading 9"/>
    <w:basedOn w:val="1"/>
    <w:next w:val="1"/>
    <w:link w:val="37"/>
    <w:semiHidden/>
    <w:qFormat/>
    <w:uiPriority w:val="9"/>
    <w:pPr>
      <w:keepNext/>
      <w:keepLines/>
      <w:spacing w:before="240" w:after="64" w:line="320" w:lineRule="auto"/>
      <w:outlineLvl w:val="8"/>
    </w:pPr>
    <w:rPr>
      <w:rFonts w:asciiTheme="majorHAnsi" w:hAnsiTheme="majorHAnsi" w:eastAsiaTheme="majorEastAsia" w:cstheme="majorBidi"/>
    </w:rPr>
  </w:style>
  <w:style w:type="character" w:default="1" w:styleId="24">
    <w:name w:val="Default Paragraph Font"/>
    <w:semiHidden/>
    <w:unhideWhenUsed/>
    <w:qFormat/>
    <w:uiPriority w:val="1"/>
  </w:style>
  <w:style w:type="table" w:default="1" w:styleId="2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Document Map"/>
    <w:basedOn w:val="1"/>
    <w:link w:val="53"/>
    <w:semiHidden/>
    <w:unhideWhenUsed/>
    <w:qFormat/>
    <w:uiPriority w:val="99"/>
    <w:rPr>
      <w:rFonts w:ascii="宋体"/>
      <w:szCs w:val="18"/>
    </w:rPr>
  </w:style>
  <w:style w:type="paragraph" w:styleId="12">
    <w:name w:val="annotation text"/>
    <w:basedOn w:val="1"/>
    <w:link w:val="51"/>
    <w:semiHidden/>
    <w:unhideWhenUsed/>
    <w:qFormat/>
    <w:uiPriority w:val="99"/>
    <w:pPr>
      <w:jc w:val="left"/>
    </w:pPr>
  </w:style>
  <w:style w:type="paragraph" w:styleId="13">
    <w:name w:val="Balloon Text"/>
    <w:basedOn w:val="1"/>
    <w:link w:val="47"/>
    <w:semiHidden/>
    <w:unhideWhenUsed/>
    <w:qFormat/>
    <w:uiPriority w:val="99"/>
    <w:pPr>
      <w:spacing w:before="0" w:after="0"/>
    </w:pPr>
    <w:rPr>
      <w:szCs w:val="18"/>
    </w:rPr>
  </w:style>
  <w:style w:type="paragraph" w:styleId="14">
    <w:name w:val="footer"/>
    <w:basedOn w:val="1"/>
    <w:link w:val="46"/>
    <w:qFormat/>
    <w:uiPriority w:val="99"/>
    <w:pPr>
      <w:tabs>
        <w:tab w:val="center" w:pos="4153"/>
        <w:tab w:val="right" w:pos="8306"/>
      </w:tabs>
      <w:snapToGrid w:val="0"/>
      <w:jc w:val="left"/>
    </w:pPr>
    <w:rPr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paragraph" w:styleId="15">
    <w:name w:val="header"/>
    <w:basedOn w:val="1"/>
    <w:link w:val="45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Cs w:val="18"/>
    </w:rPr>
  </w:style>
  <w:style w:type="paragraph" w:styleId="16">
    <w:name w:val="Signature"/>
    <w:basedOn w:val="1"/>
    <w:link w:val="49"/>
    <w:qFormat/>
    <w:uiPriority w:val="99"/>
    <w:pPr>
      <w:snapToGrid w:val="0"/>
      <w:spacing w:before="0" w:after="0"/>
    </w:pPr>
    <w:rPr>
      <w:rFonts w:ascii="Futura Hv" w:hAnsi="Futura Hv" w:eastAsia="黑体"/>
      <w:sz w:val="10"/>
    </w:rPr>
  </w:style>
  <w:style w:type="paragraph" w:styleId="17">
    <w:name w:val="HTML Preformatted"/>
    <w:basedOn w:val="1"/>
    <w:link w:val="61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  <w:jc w:val="left"/>
    </w:pPr>
    <w:rPr>
      <w:rFonts w:ascii="宋体" w:hAnsi="宋体" w:cs="宋体"/>
      <w:kern w:val="0"/>
      <w:sz w:val="24"/>
      <w:szCs w:val="24"/>
    </w:rPr>
  </w:style>
  <w:style w:type="paragraph" w:styleId="18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9">
    <w:name w:val="Title"/>
    <w:basedOn w:val="1"/>
    <w:next w:val="1"/>
    <w:link w:val="29"/>
    <w:semiHidden/>
    <w:qFormat/>
    <w:uiPriority w:val="10"/>
    <w:pPr>
      <w:spacing w:before="240" w:after="60"/>
      <w:jc w:val="center"/>
      <w:outlineLvl w:val="0"/>
    </w:pPr>
    <w:rPr>
      <w:rFonts w:asciiTheme="majorHAnsi" w:hAnsiTheme="majorHAnsi" w:cstheme="majorBidi"/>
      <w:b/>
      <w:bCs/>
      <w:sz w:val="32"/>
      <w:szCs w:val="32"/>
    </w:rPr>
  </w:style>
  <w:style w:type="paragraph" w:styleId="20">
    <w:name w:val="annotation subject"/>
    <w:basedOn w:val="12"/>
    <w:next w:val="12"/>
    <w:link w:val="52"/>
    <w:semiHidden/>
    <w:unhideWhenUsed/>
    <w:qFormat/>
    <w:uiPriority w:val="99"/>
    <w:rPr>
      <w:b/>
      <w:bCs/>
    </w:rPr>
  </w:style>
  <w:style w:type="table" w:styleId="22">
    <w:name w:val="Table Grid"/>
    <w:basedOn w:val="21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3">
    <w:name w:val="Table Professional"/>
    <w:basedOn w:val="21"/>
    <w:semiHidden/>
    <w:unhideWhenUsed/>
    <w:qFormat/>
    <w:uiPriority w:val="99"/>
    <w:pPr>
      <w:widowControl w:val="0"/>
      <w:spacing w:before="80" w:after="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5">
    <w:name w:val="Hyperlink"/>
    <w:basedOn w:val="2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4"/>
    <w:semiHidden/>
    <w:unhideWhenUsed/>
    <w:qFormat/>
    <w:uiPriority w:val="99"/>
    <w:rPr>
      <w:sz w:val="21"/>
      <w:szCs w:val="21"/>
    </w:rPr>
  </w:style>
  <w:style w:type="paragraph" w:styleId="27">
    <w:name w:val="List Paragraph"/>
    <w:basedOn w:val="1"/>
    <w:semiHidden/>
    <w:qFormat/>
    <w:uiPriority w:val="34"/>
    <w:pPr>
      <w:ind w:firstLine="420" w:firstLineChars="200"/>
    </w:pPr>
  </w:style>
  <w:style w:type="character" w:customStyle="1" w:styleId="28">
    <w:name w:val="标题 1 字符"/>
    <w:basedOn w:val="24"/>
    <w:link w:val="2"/>
    <w:qFormat/>
    <w:uiPriority w:val="9"/>
    <w:rPr>
      <w:rFonts w:ascii="Arial" w:hAnsi="Arial" w:eastAsia="黑体"/>
      <w:bCs/>
      <w:color w:val="0090C8"/>
      <w:kern w:val="44"/>
      <w:sz w:val="48"/>
      <w:szCs w:val="44"/>
    </w:rPr>
  </w:style>
  <w:style w:type="character" w:customStyle="1" w:styleId="29">
    <w:name w:val="标题 字符"/>
    <w:basedOn w:val="24"/>
    <w:link w:val="19"/>
    <w:semiHidden/>
    <w:qFormat/>
    <w:uiPriority w:val="10"/>
    <w:rPr>
      <w:rFonts w:eastAsia="宋体" w:asciiTheme="majorHAnsi" w:hAnsiTheme="majorHAnsi" w:cstheme="majorBidi"/>
      <w:b/>
      <w:bCs/>
      <w:sz w:val="32"/>
      <w:szCs w:val="32"/>
    </w:rPr>
  </w:style>
  <w:style w:type="character" w:customStyle="1" w:styleId="30">
    <w:name w:val="标题 2 字符"/>
    <w:basedOn w:val="24"/>
    <w:link w:val="3"/>
    <w:qFormat/>
    <w:uiPriority w:val="9"/>
    <w:rPr>
      <w:rFonts w:ascii="Arial" w:hAnsi="Arial" w:eastAsia="黑体" w:cstheme="majorBidi"/>
      <w:bCs/>
      <w:color w:val="0090C8"/>
      <w:sz w:val="36"/>
      <w:szCs w:val="32"/>
    </w:rPr>
  </w:style>
  <w:style w:type="character" w:customStyle="1" w:styleId="31">
    <w:name w:val="标题 3 字符"/>
    <w:basedOn w:val="24"/>
    <w:link w:val="4"/>
    <w:qFormat/>
    <w:uiPriority w:val="9"/>
    <w:rPr>
      <w:rFonts w:ascii="Arial" w:hAnsi="Arial" w:eastAsia="黑体"/>
      <w:bCs/>
      <w:color w:val="0090C8"/>
      <w:sz w:val="30"/>
      <w:szCs w:val="32"/>
    </w:rPr>
  </w:style>
  <w:style w:type="character" w:customStyle="1" w:styleId="32">
    <w:name w:val="标题 4 字符"/>
    <w:basedOn w:val="24"/>
    <w:link w:val="5"/>
    <w:qFormat/>
    <w:uiPriority w:val="9"/>
    <w:rPr>
      <w:rFonts w:ascii="Arial" w:hAnsi="Arial" w:eastAsia="黑体" w:cstheme="majorBidi"/>
      <w:bCs/>
      <w:color w:val="0090C8"/>
      <w:sz w:val="22"/>
      <w:szCs w:val="28"/>
    </w:rPr>
  </w:style>
  <w:style w:type="character" w:customStyle="1" w:styleId="33">
    <w:name w:val="标题 5 字符"/>
    <w:basedOn w:val="24"/>
    <w:link w:val="6"/>
    <w:semiHidden/>
    <w:qFormat/>
    <w:uiPriority w:val="0"/>
    <w:rPr>
      <w:b/>
      <w:bCs/>
      <w:sz w:val="28"/>
      <w:szCs w:val="28"/>
    </w:rPr>
  </w:style>
  <w:style w:type="character" w:customStyle="1" w:styleId="34">
    <w:name w:val="标题 6 字符"/>
    <w:basedOn w:val="24"/>
    <w:link w:val="7"/>
    <w:semiHidden/>
    <w:qFormat/>
    <w:uiPriority w:val="9"/>
    <w:rPr>
      <w:rFonts w:asciiTheme="majorHAnsi" w:hAnsiTheme="majorHAnsi" w:eastAsiaTheme="majorEastAsia" w:cstheme="majorBidi"/>
      <w:b/>
      <w:bCs/>
      <w:sz w:val="24"/>
      <w:szCs w:val="24"/>
    </w:rPr>
  </w:style>
  <w:style w:type="character" w:customStyle="1" w:styleId="35">
    <w:name w:val="标题 7 字符"/>
    <w:basedOn w:val="24"/>
    <w:link w:val="8"/>
    <w:semiHidden/>
    <w:qFormat/>
    <w:uiPriority w:val="9"/>
    <w:rPr>
      <w:b/>
      <w:bCs/>
      <w:sz w:val="24"/>
      <w:szCs w:val="24"/>
    </w:rPr>
  </w:style>
  <w:style w:type="character" w:customStyle="1" w:styleId="36">
    <w:name w:val="标题 8 字符"/>
    <w:basedOn w:val="24"/>
    <w:link w:val="9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37">
    <w:name w:val="标题 9 字符"/>
    <w:basedOn w:val="24"/>
    <w:link w:val="10"/>
    <w:semiHidden/>
    <w:qFormat/>
    <w:uiPriority w:val="9"/>
    <w:rPr>
      <w:rFonts w:asciiTheme="majorHAnsi" w:hAnsiTheme="majorHAnsi" w:eastAsiaTheme="majorEastAsia" w:cstheme="majorBidi"/>
    </w:rPr>
  </w:style>
  <w:style w:type="paragraph" w:customStyle="1" w:styleId="38">
    <w:name w:val="Item List"/>
    <w:basedOn w:val="1"/>
    <w:autoRedefine/>
    <w:qFormat/>
    <w:uiPriority w:val="0"/>
    <w:pPr>
      <w:numPr>
        <w:ilvl w:val="0"/>
        <w:numId w:val="1"/>
      </w:numPr>
      <w:spacing w:before="120"/>
      <w:ind w:left="419" w:hanging="419" w:hangingChars="233"/>
      <w:jc w:val="left"/>
    </w:pPr>
    <w:rPr>
      <w:rFonts w:ascii="Source Sans Pro" w:hAnsi="Source Sans Pro" w:eastAsia="Source Sans Pro" w:cs="Times New Roman"/>
      <w:kern w:val="0"/>
      <w:szCs w:val="13"/>
    </w:rPr>
  </w:style>
  <w:style w:type="paragraph" w:customStyle="1" w:styleId="39">
    <w:name w:val="Item List_2"/>
    <w:basedOn w:val="1"/>
    <w:autoRedefine/>
    <w:qFormat/>
    <w:uiPriority w:val="0"/>
    <w:pPr>
      <w:numPr>
        <w:ilvl w:val="0"/>
        <w:numId w:val="2"/>
      </w:numPr>
      <w:spacing w:before="120"/>
      <w:ind w:left="874"/>
      <w:jc w:val="left"/>
    </w:pPr>
    <w:rPr>
      <w:rFonts w:cs="Times New Roman"/>
      <w:kern w:val="0"/>
      <w:szCs w:val="13"/>
    </w:rPr>
  </w:style>
  <w:style w:type="paragraph" w:customStyle="1" w:styleId="40">
    <w:name w:val="Item List_3"/>
    <w:basedOn w:val="1"/>
    <w:autoRedefine/>
    <w:qFormat/>
    <w:uiPriority w:val="0"/>
    <w:pPr>
      <w:numPr>
        <w:ilvl w:val="0"/>
        <w:numId w:val="3"/>
      </w:numPr>
      <w:tabs>
        <w:tab w:val="left" w:pos="945"/>
      </w:tabs>
      <w:spacing w:before="120"/>
      <w:ind w:left="1247" w:hanging="340"/>
      <w:jc w:val="left"/>
    </w:pPr>
    <w:rPr>
      <w:rFonts w:cs="Times New Roman"/>
      <w:kern w:val="0"/>
      <w:szCs w:val="13"/>
    </w:rPr>
  </w:style>
  <w:style w:type="paragraph" w:customStyle="1" w:styleId="41">
    <w:name w:val="图片"/>
    <w:basedOn w:val="1"/>
    <w:qFormat/>
    <w:uiPriority w:val="0"/>
    <w:pPr>
      <w:jc w:val="center"/>
    </w:pPr>
  </w:style>
  <w:style w:type="paragraph" w:customStyle="1" w:styleId="42">
    <w:name w:val="图片标注"/>
    <w:basedOn w:val="41"/>
    <w:qFormat/>
    <w:uiPriority w:val="0"/>
  </w:style>
  <w:style w:type="paragraph" w:customStyle="1" w:styleId="43">
    <w:name w:val="表格标题文字"/>
    <w:qFormat/>
    <w:uiPriority w:val="0"/>
    <w:pPr>
      <w:snapToGrid w:val="0"/>
      <w:spacing w:before="120" w:line="240" w:lineRule="exact"/>
    </w:pPr>
    <w:rPr>
      <w:rFonts w:ascii="Arial" w:hAnsi="Arial" w:eastAsia="黑体" w:cstheme="minorBidi"/>
      <w:kern w:val="2"/>
      <w:sz w:val="18"/>
      <w:szCs w:val="21"/>
      <w:lang w:val="en-US" w:eastAsia="zh-CN" w:bidi="ar-SA"/>
    </w:rPr>
  </w:style>
  <w:style w:type="paragraph" w:customStyle="1" w:styleId="44">
    <w:name w:val="表格非标题文字"/>
    <w:link w:val="48"/>
    <w:qFormat/>
    <w:uiPriority w:val="0"/>
    <w:pPr>
      <w:snapToGrid w:val="0"/>
      <w:spacing w:before="80" w:after="40"/>
    </w:pPr>
    <w:rPr>
      <w:rFonts w:ascii="Arial" w:hAnsi="Arial" w:eastAsia="宋体" w:cstheme="minorBidi"/>
      <w:kern w:val="2"/>
      <w:sz w:val="18"/>
      <w:szCs w:val="21"/>
      <w:lang w:val="en-US" w:eastAsia="zh-CN" w:bidi="ar-SA"/>
    </w:rPr>
  </w:style>
  <w:style w:type="character" w:customStyle="1" w:styleId="45">
    <w:name w:val="页眉 字符"/>
    <w:basedOn w:val="24"/>
    <w:link w:val="15"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6">
    <w:name w:val="页脚 字符"/>
    <w:basedOn w:val="24"/>
    <w:link w:val="14"/>
    <w:qFormat/>
    <w:uiPriority w:val="99"/>
    <w:rPr>
      <w:rFonts w:ascii="Futura Bk" w:hAnsi="Futura Bk" w:eastAsia="宋体"/>
      <w:color w:val="FFFFFF" w:themeColor="background1"/>
      <w:sz w:val="16"/>
      <w:szCs w:val="18"/>
      <w14:textFill>
        <w14:solidFill>
          <w14:schemeClr w14:val="bg1"/>
        </w14:solidFill>
      </w14:textFill>
    </w:rPr>
  </w:style>
  <w:style w:type="character" w:customStyle="1" w:styleId="47">
    <w:name w:val="批注框文本 字符"/>
    <w:basedOn w:val="24"/>
    <w:link w:val="13"/>
    <w:semiHidden/>
    <w:qFormat/>
    <w:uiPriority w:val="99"/>
    <w:rPr>
      <w:rFonts w:ascii="Futura Bk" w:hAnsi="Futura Bk" w:eastAsia="宋体"/>
      <w:color w:val="505050"/>
      <w:sz w:val="18"/>
      <w:szCs w:val="18"/>
    </w:rPr>
  </w:style>
  <w:style w:type="character" w:customStyle="1" w:styleId="48">
    <w:name w:val="表格非标题文字 Char"/>
    <w:basedOn w:val="24"/>
    <w:link w:val="44"/>
    <w:qFormat/>
    <w:uiPriority w:val="0"/>
    <w:rPr>
      <w:rFonts w:ascii="Arial" w:hAnsi="Arial" w:eastAsia="宋体"/>
      <w:sz w:val="18"/>
    </w:rPr>
  </w:style>
  <w:style w:type="character" w:customStyle="1" w:styleId="49">
    <w:name w:val="签名 字符"/>
    <w:basedOn w:val="24"/>
    <w:link w:val="16"/>
    <w:qFormat/>
    <w:uiPriority w:val="99"/>
    <w:rPr>
      <w:rFonts w:ascii="Futura Hv" w:hAnsi="Futura Hv" w:eastAsia="黑体"/>
      <w:color w:val="505050"/>
      <w:sz w:val="10"/>
    </w:rPr>
  </w:style>
  <w:style w:type="table" w:customStyle="1" w:styleId="50">
    <w:name w:val="Table"/>
    <w:basedOn w:val="22"/>
    <w:qFormat/>
    <w:uiPriority w:val="0"/>
    <w:pPr>
      <w:widowControl w:val="0"/>
      <w:snapToGrid w:val="0"/>
      <w:spacing w:before="80"/>
    </w:pPr>
    <w:rPr>
      <w:rFonts w:ascii="Arial" w:hAnsi="Arial" w:eastAsia="宋体" w:cs="Times New Roman"/>
      <w:kern w:val="0"/>
      <w:sz w:val="18"/>
      <w:szCs w:val="20"/>
    </w:rPr>
    <w:tblPr>
      <w:tblBorders>
        <w:top w:val="single" w:color="auto" w:sz="8" w:space="0"/>
        <w:bottom w:val="single" w:color="auto" w:sz="8" w:space="0"/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8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8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1">
    <w:name w:val="批注文字 字符"/>
    <w:basedOn w:val="24"/>
    <w:link w:val="12"/>
    <w:semiHidden/>
    <w:qFormat/>
    <w:uiPriority w:val="99"/>
    <w:rPr>
      <w:rFonts w:ascii="Futura Bk" w:hAnsi="Futura Bk" w:eastAsia="宋体"/>
      <w:sz w:val="18"/>
    </w:rPr>
  </w:style>
  <w:style w:type="character" w:customStyle="1" w:styleId="52">
    <w:name w:val="批注主题 字符"/>
    <w:basedOn w:val="51"/>
    <w:link w:val="20"/>
    <w:semiHidden/>
    <w:qFormat/>
    <w:uiPriority w:val="99"/>
    <w:rPr>
      <w:rFonts w:ascii="Futura Bk" w:hAnsi="Futura Bk" w:eastAsia="宋体"/>
      <w:b/>
      <w:bCs/>
      <w:sz w:val="18"/>
    </w:rPr>
  </w:style>
  <w:style w:type="character" w:customStyle="1" w:styleId="53">
    <w:name w:val="文档结构图 字符"/>
    <w:basedOn w:val="24"/>
    <w:link w:val="11"/>
    <w:semiHidden/>
    <w:qFormat/>
    <w:uiPriority w:val="99"/>
    <w:rPr>
      <w:rFonts w:ascii="宋体" w:hAnsi="Futura Bk" w:eastAsia="宋体"/>
      <w:sz w:val="18"/>
      <w:szCs w:val="18"/>
    </w:rPr>
  </w:style>
  <w:style w:type="table" w:customStyle="1" w:styleId="54">
    <w:name w:val="Table1"/>
    <w:basedOn w:val="22"/>
    <w:qFormat/>
    <w:uiPriority w:val="99"/>
    <w:pPr>
      <w:widowControl w:val="0"/>
      <w:spacing w:before="80" w:after="80"/>
      <w:jc w:val="both"/>
    </w:pPr>
    <w:rPr>
      <w:rFonts w:ascii="Arial" w:hAnsi="Arial" w:eastAsia="宋体" w:cs="Times New Roman"/>
      <w:kern w:val="0"/>
      <w:sz w:val="18"/>
      <w:szCs w:val="20"/>
    </w:rPr>
    <w:tblPr>
      <w:tblBorders>
        <w:insideH w:val="single" w:color="808080" w:sz="4" w:space="0"/>
        <w:insideV w:val="single" w:color="808080" w:sz="4" w:space="0"/>
      </w:tblBorders>
    </w:tblPr>
    <w:tcPr>
      <w:vAlign w:val="center"/>
    </w:tcPr>
    <w:tblStylePr w:type="firstRow">
      <w:pPr>
        <w:wordWrap/>
        <w:ind w:left="0" w:leftChars="0"/>
      </w:pPr>
      <w:tcPr>
        <w:tcBorders>
          <w:top w:val="single" w:color="auto" w:sz="4" w:space="0"/>
          <w:left w:val="nil"/>
          <w:bottom w:val="single" w:color="808080" w:sz="4" w:space="0"/>
          <w:right w:val="nil"/>
          <w:insideH w:val="nil"/>
          <w:insideV w:val="single" w:sz="4" w:space="0"/>
          <w:tl2br w:val="nil"/>
          <w:tr2bl w:val="nil"/>
        </w:tcBorders>
        <w:shd w:val="clear" w:color="auto" w:fill="D9D9D9"/>
      </w:tcPr>
    </w:tblStylePr>
    <w:tblStylePr w:type="lastRow">
      <w:tcPr>
        <w:tcBorders>
          <w:top w:val="single" w:color="808080" w:sz="4" w:space="0"/>
          <w:left w:val="nil"/>
          <w:bottom w:val="single" w:color="auto" w:sz="4" w:space="0"/>
          <w:right w:val="nil"/>
          <w:insideH w:val="nil"/>
          <w:insideV w:val="single" w:sz="4" w:space="0"/>
          <w:tl2br w:val="nil"/>
          <w:tr2bl w:val="nil"/>
        </w:tcBorders>
      </w:tcPr>
    </w:tblStylePr>
  </w:style>
  <w:style w:type="character" w:customStyle="1" w:styleId="55">
    <w:name w:val="Table Char"/>
    <w:basedOn w:val="24"/>
    <w:qFormat/>
    <w:uiPriority w:val="99"/>
    <w:rPr>
      <w:rFonts w:ascii="Arial" w:hAnsi="Arial" w:eastAsia="宋体" w:cs="Arial"/>
      <w:sz w:val="18"/>
      <w:szCs w:val="21"/>
      <w:lang w:val="en-US" w:eastAsia="zh-CN" w:bidi="ar-SA"/>
    </w:rPr>
  </w:style>
  <w:style w:type="paragraph" w:customStyle="1" w:styleId="56">
    <w:name w:val="产品型号"/>
    <w:basedOn w:val="1"/>
    <w:next w:val="41"/>
    <w:qFormat/>
    <w:uiPriority w:val="0"/>
    <w:rPr>
      <w:rFonts w:eastAsia="黑体"/>
      <w:sz w:val="36"/>
    </w:rPr>
  </w:style>
  <w:style w:type="table" w:customStyle="1" w:styleId="57">
    <w:name w:val="BTable"/>
    <w:basedOn w:val="21"/>
    <w:qFormat/>
    <w:uiPriority w:val="99"/>
    <w:pPr>
      <w:spacing w:before="80"/>
    </w:pPr>
    <w:rPr>
      <w:rFonts w:ascii="Calibri" w:hAnsi="Calibri"/>
      <w:sz w:val="18"/>
    </w:rPr>
    <w:tblPr>
      <w:tblBorders>
        <w:top w:val="single" w:color="0070C0" w:sz="4" w:space="0"/>
        <w:left w:val="single" w:color="0070C0" w:sz="4" w:space="0"/>
        <w:bottom w:val="single" w:color="0070C0" w:sz="4" w:space="0"/>
        <w:right w:val="single" w:color="0070C0" w:sz="4" w:space="0"/>
        <w:insideH w:val="single" w:color="0070C0" w:sz="4" w:space="0"/>
        <w:insideV w:val="single" w:color="0070C0" w:sz="4" w:space="0"/>
      </w:tblBorders>
    </w:tblPr>
    <w:tcPr>
      <w:vAlign w:val="center"/>
    </w:tcPr>
    <w:tblStylePr w:type="firstRow">
      <w:tcPr>
        <w:shd w:val="clear" w:color="auto" w:fill="C6DBF7"/>
      </w:tcPr>
    </w:tblStylePr>
  </w:style>
  <w:style w:type="paragraph" w:customStyle="1" w:styleId="58">
    <w:name w:val="表格标题"/>
    <w:basedOn w:val="1"/>
    <w:qFormat/>
    <w:uiPriority w:val="0"/>
    <w:pPr>
      <w:spacing w:before="40" w:after="60" w:line="220" w:lineRule="exact"/>
    </w:pPr>
    <w:rPr>
      <w:rFonts w:eastAsia="黑体"/>
      <w:color w:val="007CA8"/>
      <w:kern w:val="0"/>
      <w:szCs w:val="13"/>
    </w:rPr>
  </w:style>
  <w:style w:type="paragraph" w:customStyle="1" w:styleId="59">
    <w:name w:val="表格内文"/>
    <w:basedOn w:val="1"/>
    <w:qFormat/>
    <w:uiPriority w:val="0"/>
    <w:pPr>
      <w:spacing w:line="220" w:lineRule="exact"/>
      <w:jc w:val="left"/>
    </w:pPr>
    <w:rPr>
      <w:rFonts w:eastAsiaTheme="minorEastAsia"/>
      <w:kern w:val="0"/>
      <w:szCs w:val="13"/>
    </w:rPr>
  </w:style>
  <w:style w:type="paragraph" w:customStyle="1" w:styleId="60">
    <w:name w:val="功能图标"/>
    <w:basedOn w:val="41"/>
    <w:qFormat/>
    <w:uiPriority w:val="0"/>
    <w:pPr>
      <w:ind w:left="1021"/>
      <w:jc w:val="left"/>
    </w:pPr>
  </w:style>
  <w:style w:type="character" w:customStyle="1" w:styleId="61">
    <w:name w:val="HTML 预设格式 字符"/>
    <w:basedOn w:val="24"/>
    <w:link w:val="17"/>
    <w:semiHidden/>
    <w:qFormat/>
    <w:uiPriority w:val="99"/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2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microsoft.com/office/2011/relationships/people" Target="people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6.wmf"/><Relationship Id="rId2" Type="http://schemas.openxmlformats.org/officeDocument/2006/relationships/image" Target="media/image5.wmf"/><Relationship Id="rId1" Type="http://schemas.openxmlformats.org/officeDocument/2006/relationships/image" Target="media/image4.w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w08562\Downloads\&#12304;&#21333;&#26639;&#12305;&#20135;&#21697;&#24425;&#39029;&#26679;&#24335;&#27169;&#26495;(V2.0)-&#20013;&#25991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9F01ACE-B8AA-4EDC-B382-E7BFD2A6390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【单栏】产品彩页样式模板(V2.0)-中文.dotx</Template>
  <Company>h3c</Company>
  <Pages>4</Pages>
  <Words>554</Words>
  <Characters>3301</Characters>
  <Lines>1</Lines>
  <Paragraphs>1</Paragraphs>
  <TotalTime>239</TotalTime>
  <ScaleCrop>false</ScaleCrop>
  <LinksUpToDate>false</LinksUpToDate>
  <CharactersWithSpaces>3735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2025-08-19T07:08:00Z</dcterms:created>
  <dc:creator>wulei</dc:creator>
  <cp:lastModifiedBy>陨之星</cp:lastModifiedBy>
  <cp:lastPrinted>2015-04-10T08:13:00Z</cp:lastPrinted>
  <dcterms:modified xsi:type="dcterms:W3CDTF">2026-01-21T08:41:28Z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eyJoZGlkIjoiZTE0MzA3ZGQ4MDczOTkwNzFkZjMyMzcwNGUwM2NlYmMiLCJ1c2VySWQiOiIzOTYxODU4MTcifQ==</vt:lpwstr>
  </property>
  <property fmtid="{D5CDD505-2E9C-101B-9397-08002B2CF9AE}" pid="3" name="KSOProductBuildVer">
    <vt:lpwstr>2052-12.1.0.24034</vt:lpwstr>
  </property>
  <property fmtid="{D5CDD505-2E9C-101B-9397-08002B2CF9AE}" pid="4" name="ICV">
    <vt:lpwstr>776EF5275DAC4AEF8E2D112674403E86_13</vt:lpwstr>
  </property>
</Properties>
</file>